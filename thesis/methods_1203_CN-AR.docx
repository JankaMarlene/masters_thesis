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44E3D" w14:textId="77777777" w:rsidR="0022750F" w:rsidRDefault="0022750F">
      <w:pPr>
        <w:pBdr>
          <w:top w:val="nil"/>
          <w:left w:val="nil"/>
          <w:bottom w:val="nil"/>
          <w:right w:val="nil"/>
          <w:between w:val="nil"/>
        </w:pBdr>
        <w:spacing w:before="240"/>
        <w:ind w:firstLine="0"/>
        <w:jc w:val="left"/>
        <w:rPr>
          <w:ins w:id="0" w:author="Rolf Hauffe" w:date="2025-03-23T07:37:00Z"/>
          <w:rFonts w:ascii="Times New Roman" w:eastAsia="Times New Roman" w:hAnsi="Times New Roman" w:cs="Times New Roman"/>
          <w:b/>
          <w:color w:val="000000"/>
          <w:sz w:val="24"/>
          <w:szCs w:val="24"/>
        </w:rPr>
      </w:pPr>
    </w:p>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1D84E59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commentRangeStart w:id="1"/>
      <w:r>
        <w:rPr>
          <w:rFonts w:ascii="Times New Roman" w:eastAsia="Times New Roman" w:hAnsi="Times New Roman" w:cs="Times New Roman"/>
          <w:b/>
          <w:color w:val="000000"/>
          <w:sz w:val="24"/>
          <w:szCs w:val="24"/>
        </w:rPr>
        <w:t xml:space="preserve">Study Design </w:t>
      </w:r>
      <w:commentRangeEnd w:id="1"/>
      <w:r>
        <w:commentReference w:id="1"/>
      </w:r>
      <w:r>
        <w:rPr>
          <w:rFonts w:ascii="Times New Roman" w:eastAsia="Times New Roman" w:hAnsi="Times New Roman" w:cs="Times New Roman"/>
          <w:b/>
          <w:color w:val="000000"/>
          <w:sz w:val="24"/>
          <w:szCs w:val="24"/>
        </w:rPr>
        <w:t>and Participants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36F8A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Participants for the EPOC study were recruited fro</w:t>
      </w:r>
      <w:commentRangeStart w:id="2"/>
      <w:r>
        <w:rPr>
          <w:rFonts w:ascii="Times New Roman" w:eastAsia="Times New Roman" w:hAnsi="Times New Roman" w:cs="Times New Roman"/>
          <w:color w:val="000000"/>
          <w:sz w:val="24"/>
          <w:szCs w:val="24"/>
        </w:rPr>
        <w:t>m</w:t>
      </w:r>
      <w:commentRangeEnd w:id="2"/>
      <w:r>
        <w:commentReference w:id="2"/>
      </w:r>
      <w:r>
        <w:rPr>
          <w:rFonts w:ascii="Times New Roman" w:eastAsia="Times New Roman" w:hAnsi="Times New Roman" w:cs="Times New Roman"/>
          <w:color w:val="000000"/>
          <w:sz w:val="24"/>
          <w:szCs w:val="24"/>
        </w:rPr>
        <w:t xml:space="preserve"> COVIDOM, a population-based, prospective multi-centre study to investigate PCS within the German National Pandemic Cohort Network (NAPKON). </w:t>
      </w:r>
      <w:commentRangeStart w:id="3"/>
      <w:r>
        <w:rPr>
          <w:rFonts w:ascii="Times New Roman" w:eastAsia="Times New Roman" w:hAnsi="Times New Roman" w:cs="Times New Roman"/>
          <w:color w:val="000000"/>
          <w:sz w:val="24"/>
          <w:szCs w:val="24"/>
        </w:rPr>
        <w:t xml:space="preserve">COVIDOM participants had been recruited through public health authorities in Kiel, Berlin, and Würzburg. </w:t>
      </w:r>
      <w:commentRangeEnd w:id="3"/>
      <w:r>
        <w:commentReference w:id="3"/>
      </w:r>
      <w:commentRangeStart w:id="4"/>
      <w:r>
        <w:rPr>
          <w:rFonts w:ascii="Times New Roman" w:eastAsia="Times New Roman" w:hAnsi="Times New Roman" w:cs="Times New Roman"/>
          <w:color w:val="000000"/>
          <w:sz w:val="24"/>
          <w:szCs w:val="24"/>
        </w:rPr>
        <w:t xml:space="preserve">Patients were assessed between November 15, 2020, and September 19, 2021, at University Medical Center Schleswig-Holstein, Campus Kiel, and University Hospital Würzburg in Germany </w:t>
      </w:r>
      <w:commentRangeEnd w:id="4"/>
      <w:r>
        <w:commentReference w:id="4"/>
      </w:r>
      <w:r>
        <w:rPr>
          <w:rFonts w:ascii="Times New Roman" w:eastAsia="Times New Roman" w:hAnsi="Times New Roman" w:cs="Times New Roman"/>
          <w:color w:val="000000"/>
          <w:sz w:val="24"/>
          <w:szCs w:val="24"/>
        </w:rPr>
        <w:t xml:space="preserve">(Bahmer et al., 2022; Horn et al., 2021; Schons et al., 2022). </w:t>
      </w:r>
    </w:p>
    <w:p w14:paraId="51EE34D3" w14:textId="77777777" w:rsidR="0022750F" w:rsidRPr="00460EC2"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A6D5CCB" w14:textId="77777777"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5"/>
      <w:r w:rsidRPr="00460EC2">
        <w:rPr>
          <w:rFonts w:ascii="Times New Roman" w:eastAsia="Gungsuh" w:hAnsi="Times New Roman" w:cs="Times New Roman"/>
          <w:color w:val="000000"/>
          <w:sz w:val="24"/>
          <w:szCs w:val="24"/>
        </w:rPr>
        <w:t xml:space="preserve">The participants were included based on the following criteria: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commentRangeEnd w:id="5"/>
      <w:r w:rsidRPr="00460EC2">
        <w:rPr>
          <w:rFonts w:ascii="Times New Roman" w:hAnsi="Times New Roman" w:cs="Times New Roman"/>
          <w:sz w:val="24"/>
          <w:szCs w:val="24"/>
        </w:rPr>
        <w:commentReference w:id="5"/>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416D95E" w14:textId="77444812"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 constituting</w:t>
      </w:r>
      <w:r w:rsidR="00460EC2">
        <w:rPr>
          <w:rFonts w:ascii="Times New Roman" w:eastAsia="Times New Roman" w:hAnsi="Times New Roman" w:cs="Times New Roman"/>
          <w:color w:val="000000"/>
          <w:sz w:val="24"/>
          <w:szCs w:val="24"/>
        </w:rPr>
        <w:t xml:space="preserve"> with self-reported cognitive difficulties (CD) and those with no self-reported cognitive difficulties (CD). Participants were ask if they experienced cognitive difficulties </w:t>
      </w:r>
      <w:commentRangeStart w:id="6"/>
      <w:r w:rsidR="00460EC2">
        <w:rPr>
          <w:rFonts w:ascii="Times New Roman" w:eastAsia="Times New Roman" w:hAnsi="Times New Roman" w:cs="Times New Roman"/>
          <w:color w:val="000000"/>
          <w:sz w:val="24"/>
          <w:szCs w:val="24"/>
        </w:rPr>
        <w:t xml:space="preserve">as a result </w:t>
      </w:r>
      <w:commentRangeEnd w:id="6"/>
      <w:r w:rsidR="00460EC2">
        <w:rPr>
          <w:rStyle w:val="CommentReference"/>
        </w:rPr>
        <w:commentReference w:id="6"/>
      </w:r>
      <w:r w:rsidR="00460EC2">
        <w:rPr>
          <w:rFonts w:ascii="Times New Roman" w:eastAsia="Times New Roman" w:hAnsi="Times New Roman" w:cs="Times New Roman"/>
          <w:color w:val="000000"/>
          <w:sz w:val="24"/>
          <w:szCs w:val="24"/>
        </w:rPr>
        <w:t>of the SARS-CoV-2 infection.</w:t>
      </w:r>
      <w:r>
        <w:rPr>
          <w:rFonts w:ascii="Times New Roman" w:eastAsia="Times New Roman" w:hAnsi="Times New Roman" w:cs="Times New Roman"/>
          <w:color w:val="000000"/>
          <w:sz w:val="24"/>
          <w:szCs w:val="24"/>
        </w:rPr>
        <w:t xml:space="preserve"> </w:t>
      </w:r>
      <w:commentRangeStart w:id="7"/>
      <w:r>
        <w:rPr>
          <w:rFonts w:ascii="Times New Roman" w:eastAsia="Times New Roman" w:hAnsi="Times New Roman" w:cs="Times New Roman"/>
          <w:color w:val="000000"/>
          <w:sz w:val="24"/>
          <w:szCs w:val="24"/>
        </w:rPr>
        <w:t xml:space="preserve">of </w:t>
      </w:r>
      <w:commentRangeStart w:id="8"/>
      <w:r>
        <w:rPr>
          <w:rFonts w:ascii="Times New Roman" w:eastAsia="Times New Roman" w:hAnsi="Times New Roman" w:cs="Times New Roman"/>
          <w:color w:val="000000"/>
          <w:sz w:val="24"/>
          <w:szCs w:val="24"/>
        </w:rPr>
        <w:t>those with PCS and a control group without PCS</w:t>
      </w:r>
      <w:commentRangeEnd w:id="8"/>
      <w:r>
        <w:commentReference w:id="8"/>
      </w:r>
      <w:r>
        <w:rPr>
          <w:rFonts w:ascii="Times New Roman" w:eastAsia="Times New Roman" w:hAnsi="Times New Roman" w:cs="Times New Roman"/>
          <w:color w:val="000000"/>
          <w:sz w:val="24"/>
          <w:szCs w:val="24"/>
        </w:rPr>
        <w:t>.</w:t>
      </w:r>
      <w:commentRangeEnd w:id="7"/>
      <w:r>
        <w:commentReference w:id="7"/>
      </w:r>
    </w:p>
    <w:p w14:paraId="1B9DBAE0"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EPOC is still ongoing at the time of writing, the analysis was conducted based on a preliminary subset of 79 participants </w:t>
      </w:r>
      <w:commentRangeStart w:id="9"/>
      <w:r>
        <w:rPr>
          <w:rFonts w:ascii="Times New Roman" w:eastAsia="Times New Roman" w:hAnsi="Times New Roman" w:cs="Times New Roman"/>
          <w:color w:val="000000"/>
          <w:sz w:val="24"/>
          <w:szCs w:val="24"/>
        </w:rPr>
        <w:t>(mean age 48.52, range 22–78, female 48, male 31, diverse 0, years of education mean 15.27 years min 9 to 24 years)</w:t>
      </w:r>
      <w:commentRangeStart w:id="10"/>
      <w:r>
        <w:rPr>
          <w:rFonts w:ascii="Times New Roman" w:eastAsia="Times New Roman" w:hAnsi="Times New Roman" w:cs="Times New Roman"/>
          <w:color w:val="000000"/>
          <w:sz w:val="24"/>
          <w:szCs w:val="24"/>
        </w:rPr>
        <w:t xml:space="preserve"> </w:t>
      </w:r>
      <w:commentRangeEnd w:id="9"/>
      <w:r>
        <w:commentReference w:id="9"/>
      </w:r>
      <w:commentRangeEnd w:id="10"/>
      <w:r>
        <w:commentReference w:id="10"/>
      </w:r>
      <w:commentRangeStart w:id="11"/>
      <w:r>
        <w:rPr>
          <w:rFonts w:ascii="Times New Roman" w:eastAsia="Times New Roman" w:hAnsi="Times New Roman" w:cs="Times New Roman"/>
          <w:color w:val="000000"/>
          <w:sz w:val="24"/>
          <w:szCs w:val="24"/>
        </w:rPr>
        <w:t xml:space="preserve">with PCS (49 participants, age mean 50.29 years min 22–78, F=32 M=17, education: mean 15.04 9–23) and without PCS </w:t>
      </w:r>
      <w:r>
        <w:rPr>
          <w:rFonts w:ascii="Times New Roman" w:eastAsia="Times New Roman" w:hAnsi="Times New Roman" w:cs="Times New Roman"/>
          <w:color w:val="000000"/>
          <w:sz w:val="24"/>
          <w:szCs w:val="24"/>
        </w:rPr>
        <w:lastRenderedPageBreak/>
        <w:t>(30 participants, age mean 45.63 years min 22–77, f=16,m=14 d 0, education mean 15.63 min 10–24).</w:t>
      </w:r>
      <w:commentRangeEnd w:id="11"/>
      <w:r>
        <w:commentReference w:id="11"/>
      </w:r>
      <w:r>
        <w:rPr>
          <w:rFonts w:ascii="Times New Roman" w:eastAsia="Times New Roman" w:hAnsi="Times New Roman" w:cs="Times New Roman"/>
          <w:color w:val="000000"/>
          <w:sz w:val="24"/>
          <w:szCs w:val="24"/>
        </w:rPr>
        <w:t xml:space="preserve"> 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Procedure/</w:t>
      </w:r>
      <w:commentRangeStart w:id="12"/>
      <w:r>
        <w:rPr>
          <w:rFonts w:ascii="Times New Roman" w:eastAsia="Times New Roman" w:hAnsi="Times New Roman" w:cs="Times New Roman"/>
          <w:b/>
          <w:color w:val="000000"/>
          <w:sz w:val="24"/>
          <w:szCs w:val="24"/>
        </w:rPr>
        <w:t xml:space="preserve">Study </w:t>
      </w:r>
      <w:commentRangeStart w:id="13"/>
      <w:r>
        <w:rPr>
          <w:rFonts w:ascii="Times New Roman" w:eastAsia="Times New Roman" w:hAnsi="Times New Roman" w:cs="Times New Roman"/>
          <w:b/>
          <w:color w:val="000000"/>
          <w:sz w:val="24"/>
          <w:szCs w:val="24"/>
        </w:rPr>
        <w:t>D</w:t>
      </w:r>
      <w:commentRangeEnd w:id="13"/>
      <w:r>
        <w:commentReference w:id="13"/>
      </w:r>
      <w:r>
        <w:rPr>
          <w:rFonts w:ascii="Times New Roman" w:eastAsia="Times New Roman" w:hAnsi="Times New Roman" w:cs="Times New Roman"/>
          <w:b/>
          <w:color w:val="000000"/>
          <w:sz w:val="24"/>
          <w:szCs w:val="24"/>
        </w:rPr>
        <w:t>esign</w:t>
      </w:r>
      <w:commentRangeEnd w:id="12"/>
      <w:r>
        <w:commentReference w:id="12"/>
      </w:r>
    </w:p>
    <w:p w14:paraId="3BEA1869" w14:textId="1DAF81C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4" w:name="_girhpu5wxyfa" w:colFirst="0" w:colLast="0"/>
      <w:bookmarkEnd w:id="14"/>
      <w:r>
        <w:rPr>
          <w:rFonts w:ascii="Times New Roman" w:eastAsia="Times New Roman" w:hAnsi="Times New Roman" w:cs="Times New Roman"/>
          <w:color w:val="000000"/>
          <w:sz w:val="24"/>
          <w:szCs w:val="24"/>
        </w:rPr>
        <w:t xml:space="preserve">Participants first filled out a questionnaire on demographic data </w:t>
      </w:r>
      <w:commentRangeStart w:id="15"/>
      <w:r>
        <w:rPr>
          <w:rFonts w:ascii="Times New Roman" w:eastAsia="Times New Roman" w:hAnsi="Times New Roman" w:cs="Times New Roman"/>
          <w:color w:val="000000"/>
          <w:sz w:val="24"/>
          <w:szCs w:val="24"/>
        </w:rPr>
        <w:t xml:space="preserve">(e.g., age, education) </w:t>
      </w:r>
      <w:commentRangeEnd w:id="15"/>
      <w:r>
        <w:commentReference w:id="15"/>
      </w:r>
      <w:r>
        <w:rPr>
          <w:rFonts w:ascii="Times New Roman" w:eastAsia="Times New Roman" w:hAnsi="Times New Roman" w:cs="Times New Roman"/>
          <w:color w:val="000000"/>
          <w:sz w:val="24"/>
          <w:szCs w:val="24"/>
        </w:rPr>
        <w:t>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the</w:t>
      </w:r>
      <w:commentRangeStart w:id="16"/>
      <w:commentRangeStart w:id="17"/>
      <w:r>
        <w:rPr>
          <w:rFonts w:ascii="Times New Roman" w:eastAsia="Times New Roman" w:hAnsi="Times New Roman" w:cs="Times New Roman"/>
          <w:color w:val="000000"/>
          <w:sz w:val="24"/>
          <w:szCs w:val="24"/>
        </w:rPr>
        <w:t xml:space="preserve"> </w:t>
      </w:r>
      <w:commentRangeEnd w:id="16"/>
      <w:r>
        <w:commentReference w:id="16"/>
      </w:r>
      <w:commentRangeEnd w:id="17"/>
      <w:r>
        <w:commentReference w:id="17"/>
      </w:r>
      <w:r>
        <w:rPr>
          <w:rFonts w:ascii="Times New Roman" w:eastAsia="Times New Roman" w:hAnsi="Times New Roman" w:cs="Times New Roman"/>
          <w:color w:val="000000"/>
          <w:sz w:val="24"/>
          <w:szCs w:val="24"/>
        </w:rPr>
        <w:t>EEG cap was placed, and participants completed a series of</w:t>
      </w:r>
      <w:commentRangeStart w:id="18"/>
      <w:r>
        <w:rPr>
          <w:rFonts w:ascii="Times New Roman" w:eastAsia="Times New Roman" w:hAnsi="Times New Roman" w:cs="Times New Roman"/>
          <w:color w:val="000000"/>
          <w:sz w:val="24"/>
          <w:szCs w:val="24"/>
        </w:rPr>
        <w:t xml:space="preserve"> </w:t>
      </w:r>
      <w:commentRangeEnd w:id="18"/>
      <w:r>
        <w:commentReference w:id="18"/>
      </w:r>
      <w:r>
        <w:rPr>
          <w:rFonts w:ascii="Times New Roman" w:eastAsia="Times New Roman" w:hAnsi="Times New Roman" w:cs="Times New Roman"/>
          <w:color w:val="000000"/>
          <w:sz w:val="24"/>
          <w:szCs w:val="24"/>
        </w:rPr>
        <w:t>other neuropsychological tests, starting with the redundant target</w:t>
      </w:r>
      <w:commentRangeStart w:id="19"/>
      <w:commentRangeStart w:id="20"/>
      <w:r>
        <w:rPr>
          <w:rFonts w:ascii="Times New Roman" w:eastAsia="Times New Roman" w:hAnsi="Times New Roman" w:cs="Times New Roman"/>
          <w:color w:val="000000"/>
          <w:sz w:val="24"/>
          <w:szCs w:val="24"/>
        </w:rPr>
        <w:t xml:space="preserve"> </w:t>
      </w:r>
      <w:commentRangeEnd w:id="19"/>
      <w:r>
        <w:commentReference w:id="19"/>
      </w:r>
      <w:commentRangeEnd w:id="20"/>
      <w:r>
        <w:commentReference w:id="20"/>
      </w:r>
      <w:r>
        <w:rPr>
          <w:rFonts w:ascii="Times New Roman" w:eastAsia="Times New Roman" w:hAnsi="Times New Roman" w:cs="Times New Roman"/>
          <w:color w:val="000000"/>
          <w:sz w:val="24"/>
          <w:szCs w:val="24"/>
        </w:rPr>
        <w:t xml:space="preserve">effect (RTE), followed by an </w:t>
      </w:r>
      <w:ins w:id="21" w:author="Christian Neumann" w:date="2025-03-13T10:39:00Z">
        <w:r>
          <w:rPr>
            <w:rFonts w:ascii="Times New Roman" w:eastAsia="Times New Roman" w:hAnsi="Times New Roman" w:cs="Times New Roman"/>
            <w:color w:val="000000"/>
            <w:sz w:val="24"/>
            <w:szCs w:val="24"/>
          </w:rPr>
          <w:t>auditory</w:t>
        </w:r>
      </w:ins>
      <w:r>
        <w:rPr>
          <w:rFonts w:ascii="Times New Roman" w:eastAsia="Times New Roman" w:hAnsi="Times New Roman" w:cs="Times New Roman"/>
          <w:color w:val="000000"/>
          <w:sz w:val="24"/>
          <w:szCs w:val="24"/>
        </w:rPr>
        <w:t xml:space="preserve"> oddball paradigm, an n-back task, and</w:t>
      </w:r>
      <w:commentRangeStart w:id="22"/>
      <w:r>
        <w:rPr>
          <w:rFonts w:ascii="Times New Roman" w:eastAsia="Times New Roman" w:hAnsi="Times New Roman" w:cs="Times New Roman"/>
          <w:color w:val="000000"/>
          <w:sz w:val="24"/>
          <w:szCs w:val="24"/>
        </w:rPr>
        <w:t xml:space="preserve"> </w:t>
      </w:r>
      <w:commentRangeEnd w:id="22"/>
      <w:r>
        <w:commentReference w:id="22"/>
      </w:r>
      <w:r>
        <w:rPr>
          <w:rFonts w:ascii="Times New Roman" w:eastAsia="Times New Roman" w:hAnsi="Times New Roman" w:cs="Times New Roman"/>
          <w:color w:val="000000"/>
          <w:sz w:val="24"/>
          <w:szCs w:val="24"/>
        </w:rPr>
        <w:t xml:space="preserve">lastly the psychomotor vigilance task (PVT). Electroencephalographic activity was recorded continuously throughout these tests. Finally, resting state was measured, 5 minutes with </w:t>
      </w:r>
      <w:commentRangeStart w:id="23"/>
      <w:commentRangeStart w:id="24"/>
      <w:r>
        <w:rPr>
          <w:rFonts w:ascii="Times New Roman" w:eastAsia="Times New Roman" w:hAnsi="Times New Roman" w:cs="Times New Roman"/>
          <w:color w:val="000000"/>
          <w:sz w:val="24"/>
          <w:szCs w:val="24"/>
        </w:rPr>
        <w:t xml:space="preserve">eyes open and 5 </w:t>
      </w:r>
      <w:commentRangeEnd w:id="23"/>
      <w:r>
        <w:commentReference w:id="23"/>
      </w:r>
      <w:commentRangeEnd w:id="24"/>
      <w:r>
        <w:commentReference w:id="24"/>
      </w:r>
      <w:r>
        <w:rPr>
          <w:rFonts w:ascii="Times New Roman" w:eastAsia="Times New Roman" w:hAnsi="Times New Roman" w:cs="Times New Roman"/>
          <w:color w:val="000000"/>
          <w:sz w:val="24"/>
          <w:szCs w:val="24"/>
        </w:rPr>
        <w:t xml:space="preserve">minutes with eyes closed. </w:t>
      </w:r>
      <w:commentRangeStart w:id="25"/>
      <w:r>
        <w:rPr>
          <w:rFonts w:ascii="Times New Roman" w:eastAsia="Times New Roman" w:hAnsi="Times New Roman" w:cs="Times New Roman"/>
          <w:color w:val="000000"/>
          <w:sz w:val="24"/>
          <w:szCs w:val="24"/>
        </w:rPr>
        <w:t>During EEG recordings, participants were seated comfortably and instructed to minimize movement, and t</w:t>
      </w:r>
      <w:commentRangeStart w:id="26"/>
      <w:r>
        <w:rPr>
          <w:rFonts w:ascii="Times New Roman" w:eastAsia="Times New Roman" w:hAnsi="Times New Roman" w:cs="Times New Roman"/>
          <w:color w:val="000000"/>
          <w:sz w:val="24"/>
          <w:szCs w:val="24"/>
        </w:rPr>
        <w:t>o</w:t>
      </w:r>
      <w:commentRangeEnd w:id="26"/>
      <w:r>
        <w:commentReference w:id="26"/>
      </w:r>
      <w:r>
        <w:rPr>
          <w:rFonts w:ascii="Times New Roman" w:eastAsia="Times New Roman" w:hAnsi="Times New Roman" w:cs="Times New Roman"/>
          <w:color w:val="000000"/>
          <w:sz w:val="24"/>
          <w:szCs w:val="24"/>
        </w:rPr>
        <w:t xml:space="preserve"> focus on a fixation cross displayed on the screen in front of them to reduce eye movements, while the light was turned off.</w:t>
      </w:r>
      <w:commentRangeEnd w:id="25"/>
      <w:r>
        <w:commentReference w:id="25"/>
      </w:r>
      <w:r>
        <w:rPr>
          <w:rFonts w:ascii="Times New Roman" w:eastAsia="Times New Roman" w:hAnsi="Times New Roman" w:cs="Times New Roman"/>
          <w:color w:val="000000"/>
          <w:sz w:val="24"/>
          <w:szCs w:val="24"/>
        </w:rPr>
        <w:t xml:space="preserve"> After completing the resting state measurement, the EEG cap</w:t>
      </w:r>
      <w:commentRangeStart w:id="27"/>
      <w:commentRangeStart w:id="28"/>
      <w:r>
        <w:rPr>
          <w:rFonts w:ascii="Times New Roman" w:eastAsia="Times New Roman" w:hAnsi="Times New Roman" w:cs="Times New Roman"/>
          <w:color w:val="000000"/>
          <w:sz w:val="24"/>
          <w:szCs w:val="24"/>
        </w:rPr>
        <w:t xml:space="preserve"> </w:t>
      </w:r>
      <w:commentRangeEnd w:id="27"/>
      <w:r>
        <w:commentReference w:id="27"/>
      </w:r>
      <w:commentRangeEnd w:id="28"/>
      <w:r>
        <w:commentReference w:id="28"/>
      </w:r>
      <w:r>
        <w:rPr>
          <w:rFonts w:ascii="Times New Roman" w:eastAsia="Times New Roman" w:hAnsi="Times New Roman" w:cs="Times New Roman"/>
          <w:color w:val="000000"/>
          <w:sz w:val="24"/>
          <w:szCs w:val="24"/>
        </w:rPr>
        <w:t xml:space="preserve">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29" w:name="_ca7pp6aaoabb" w:colFirst="0" w:colLast="0"/>
      <w:bookmarkEnd w:id="29"/>
      <w:r>
        <w:rPr>
          <w:rFonts w:ascii="Times New Roman" w:eastAsia="Times New Roman" w:hAnsi="Times New Roman" w:cs="Times New Roman"/>
          <w:color w:val="000000"/>
          <w:sz w:val="24"/>
          <w:szCs w:val="24"/>
        </w:rPr>
        <w:t>Since this</w:t>
      </w:r>
      <w:commentRangeStart w:id="30"/>
      <w:commentRangeStart w:id="31"/>
      <w:r>
        <w:rPr>
          <w:rFonts w:ascii="Times New Roman" w:eastAsia="Times New Roman" w:hAnsi="Times New Roman" w:cs="Times New Roman"/>
          <w:color w:val="000000"/>
          <w:sz w:val="24"/>
          <w:szCs w:val="24"/>
        </w:rPr>
        <w:t xml:space="preserve"> thesis focuses </w:t>
      </w:r>
      <w:commentRangeEnd w:id="30"/>
      <w:r>
        <w:commentReference w:id="30"/>
      </w:r>
      <w:commentRangeEnd w:id="31"/>
      <w:r>
        <w:commentReference w:id="31"/>
      </w:r>
      <w:r>
        <w:rPr>
          <w:rFonts w:ascii="Times New Roman" w:eastAsia="Times New Roman" w:hAnsi="Times New Roman" w:cs="Times New Roman"/>
          <w:color w:val="000000"/>
          <w:sz w:val="24"/>
          <w:szCs w:val="24"/>
        </w:rPr>
        <w:t>on behavioral data obtained from the TMT, n-back and PVT, as well as EEG resting state data, and data from the questionnaires, the RTE, and the oddball task will not be further explained. In addition, the MoCA score was measured in the previous COVIDOM</w:t>
      </w:r>
      <w:commentRangeStart w:id="32"/>
      <w:r>
        <w:rPr>
          <w:rFonts w:ascii="Times New Roman" w:eastAsia="Times New Roman" w:hAnsi="Times New Roman" w:cs="Times New Roman"/>
          <w:color w:val="000000"/>
          <w:sz w:val="24"/>
          <w:szCs w:val="24"/>
        </w:rPr>
        <w:t xml:space="preserve"> </w:t>
      </w:r>
      <w:commentRangeEnd w:id="32"/>
      <w:r>
        <w:commentReference w:id="32"/>
      </w:r>
      <w:r>
        <w:rPr>
          <w:rFonts w:ascii="Times New Roman" w:eastAsia="Times New Roman" w:hAnsi="Times New Roman" w:cs="Times New Roman"/>
          <w:color w:val="000000"/>
          <w:sz w:val="24"/>
          <w:szCs w:val="24"/>
        </w:rPr>
        <w:t xml:space="preserve">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Cognitive tasks</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69402D66"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3" w:name="_7fb3j46yi75z" w:colFirst="0" w:colLast="0"/>
      <w:bookmarkEnd w:id="33"/>
      <w:r>
        <w:rPr>
          <w:rFonts w:ascii="Times New Roman" w:eastAsia="Times New Roman" w:hAnsi="Times New Roman" w:cs="Times New Roman"/>
          <w:color w:val="000000"/>
          <w:sz w:val="24"/>
          <w:szCs w:val="24"/>
        </w:rPr>
        <w:lastRenderedPageBreak/>
        <w:t xml:space="preserve">The Montreal Cognitive Assessment (MoCA; Nasreddine et al., 2005) is a widely used, validated screening tool originally designed to detect mild cognitive impairment </w:t>
      </w:r>
      <w:commentRangeStart w:id="34"/>
      <w:commentRangeStart w:id="35"/>
      <w:r>
        <w:rPr>
          <w:rFonts w:ascii="Times New Roman" w:eastAsia="Times New Roman" w:hAnsi="Times New Roman" w:cs="Times New Roman"/>
          <w:color w:val="000000"/>
          <w:sz w:val="24"/>
          <w:szCs w:val="24"/>
        </w:rPr>
        <w:t>(</w:t>
      </w:r>
      <w:commentRangeEnd w:id="34"/>
      <w:r>
        <w:commentReference w:id="34"/>
      </w:r>
      <w:commentRangeEnd w:id="35"/>
      <w:r>
        <w:commentReference w:id="35"/>
      </w:r>
      <w:r>
        <w:rPr>
          <w:rFonts w:ascii="Times New Roman" w:eastAsia="Times New Roman" w:hAnsi="Times New Roman" w:cs="Times New Roman"/>
          <w:color w:val="000000"/>
          <w:sz w:val="24"/>
          <w:szCs w:val="24"/>
        </w:rPr>
        <w:t xml:space="preserve">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t xml:space="preserve">dementia </w:t>
      </w:r>
      <w:r w:rsidRPr="00460EC2">
        <w:rPr>
          <w:rFonts w:ascii="Times New Roman" w:eastAsia="Times New Roman" w:hAnsi="Times New Roman" w:cs="Times New Roman"/>
          <w:color w:val="000000"/>
          <w:sz w:val="24"/>
          <w:szCs w:val="24"/>
        </w:rPr>
        <w:t>(Hauffe, 2024).  It assesses several cognitive domains, including visuospatial skills/ability, executive function, naming,</w:t>
      </w:r>
      <w:commentRangeStart w:id="36"/>
      <w:r w:rsidRPr="00460EC2">
        <w:rPr>
          <w:rFonts w:ascii="Times New Roman" w:eastAsia="Times New Roman" w:hAnsi="Times New Roman" w:cs="Times New Roman"/>
          <w:color w:val="000000"/>
          <w:sz w:val="24"/>
          <w:szCs w:val="24"/>
        </w:rPr>
        <w:t xml:space="preserve"> </w:t>
      </w:r>
      <w:commentRangeEnd w:id="36"/>
      <w:r w:rsidRPr="00460EC2">
        <w:rPr>
          <w:rFonts w:ascii="Times New Roman" w:hAnsi="Times New Roman" w:cs="Times New Roman"/>
          <w:sz w:val="24"/>
          <w:szCs w:val="24"/>
        </w:rPr>
        <w:commentReference w:id="36"/>
      </w:r>
      <w:r w:rsidRPr="00460EC2">
        <w:rPr>
          <w:rFonts w:ascii="Times New Roman" w:eastAsia="Gungsuh" w:hAnsi="Times New Roman" w:cs="Times New Roman"/>
          <w:color w:val="000000"/>
          <w:sz w:val="24"/>
          <w:szCs w:val="24"/>
        </w:rPr>
        <w:t xml:space="preserve">memory (short-term and delayed recall), working memory, attention and concentration, language, abstraction,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commentRangeStart w:id="37"/>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 xml:space="preserve">are available for precise interpretation of scores </w:t>
      </w:r>
      <w:commentRangeEnd w:id="37"/>
      <w:r w:rsidRPr="00460EC2">
        <w:rPr>
          <w:rFonts w:ascii="Times New Roman" w:hAnsi="Times New Roman" w:cs="Times New Roman"/>
          <w:sz w:val="24"/>
          <w:szCs w:val="24"/>
        </w:rPr>
        <w:commentReference w:id="37"/>
      </w:r>
      <w:r w:rsidRPr="00460EC2">
        <w:rPr>
          <w:rFonts w:ascii="Times New Roman" w:eastAsia="Times New Roman" w:hAnsi="Times New Roman" w:cs="Times New Roman"/>
          <w:color w:val="000000"/>
          <w:sz w:val="24"/>
          <w:szCs w:val="24"/>
        </w:rPr>
        <w:t>(Larouche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35BA74C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Reitan, 1992;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(in this study)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xml:space="preserve">,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w:t>
      </w:r>
      <w:r>
        <w:rPr>
          <w:rFonts w:ascii="Times New Roman" w:eastAsia="Times New Roman" w:hAnsi="Times New Roman" w:cs="Times New Roman"/>
          <w:color w:val="000000"/>
          <w:sz w:val="24"/>
          <w:szCs w:val="24"/>
        </w:rPr>
        <w:lastRenderedPageBreak/>
        <w:t>(e.g,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In addition to the direct scores, the difference between TMT-B and TMT-A (TMT-B – TMT-A) was ca</w:t>
      </w:r>
      <w:commentRangeStart w:id="38"/>
      <w:r>
        <w:rPr>
          <w:rFonts w:ascii="Times New Roman" w:eastAsia="Times New Roman" w:hAnsi="Times New Roman" w:cs="Times New Roman"/>
          <w:color w:val="000000"/>
          <w:sz w:val="24"/>
          <w:szCs w:val="24"/>
        </w:rPr>
        <w:t>l</w:t>
      </w:r>
      <w:commentRangeEnd w:id="38"/>
      <w:r>
        <w:commentReference w:id="38"/>
      </w:r>
      <w:r>
        <w:rPr>
          <w:rFonts w:ascii="Times New Roman" w:eastAsia="Times New Roman" w:hAnsi="Times New Roman" w:cs="Times New Roman"/>
          <w:color w:val="000000"/>
          <w:sz w:val="24"/>
          <w:szCs w:val="24"/>
        </w:rPr>
        <w:t xml:space="preserve">culated.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w:t>
      </w:r>
      <w:commentRangeStart w:id="39"/>
      <w:r>
        <w:rPr>
          <w:rFonts w:ascii="Times New Roman" w:eastAsia="Times New Roman" w:hAnsi="Times New Roman" w:cs="Times New Roman"/>
          <w:b/>
          <w:color w:val="000000"/>
          <w:sz w:val="24"/>
          <w:szCs w:val="24"/>
        </w:rPr>
        <w:t>-</w:t>
      </w:r>
      <w:commentRangeEnd w:id="39"/>
      <w:r>
        <w:commentReference w:id="39"/>
      </w:r>
      <w:r>
        <w:rPr>
          <w:rFonts w:ascii="Times New Roman" w:eastAsia="Times New Roman" w:hAnsi="Times New Roman" w:cs="Times New Roman"/>
          <w:b/>
          <w:color w:val="000000"/>
          <w:sz w:val="24"/>
          <w:szCs w:val="24"/>
        </w:rPr>
        <w:t>Back</w:t>
      </w:r>
      <w:r w:rsidR="00460EC2">
        <w:rPr>
          <w:rFonts w:ascii="Times New Roman" w:eastAsia="Times New Roman" w:hAnsi="Times New Roman" w:cs="Times New Roman"/>
          <w:b/>
          <w:color w:val="000000"/>
          <w:sz w:val="24"/>
          <w:szCs w:val="24"/>
        </w:rPr>
        <w:t xml:space="preserve"> task</w:t>
      </w:r>
    </w:p>
    <w:p w14:paraId="45FCB0E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50B6F2F0"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using </w:t>
      </w:r>
      <w:ins w:id="40" w:author="Rolf Hauffe" w:date="2025-03-21T11:21:00Z">
        <w:r>
          <w:rPr>
            <w:rFonts w:ascii="Times New Roman" w:eastAsia="Times New Roman" w:hAnsi="Times New Roman" w:cs="Times New Roman"/>
            <w:color w:val="000000"/>
            <w:sz w:val="24"/>
            <w:szCs w:val="24"/>
          </w:rPr>
          <w:t xml:space="preserve">PsychoPy </w:t>
        </w:r>
      </w:ins>
      <w:commentRangeStart w:id="41"/>
      <w:del w:id="42" w:author="Rolf Hauffe" w:date="2025-03-21T11:21:00Z">
        <w:r>
          <w:rPr>
            <w:rFonts w:ascii="Times New Roman" w:eastAsia="Times New Roman" w:hAnsi="Times New Roman" w:cs="Times New Roman"/>
            <w:color w:val="000000"/>
            <w:sz w:val="24"/>
            <w:szCs w:val="24"/>
          </w:rPr>
          <w:delText>…</w:delText>
        </w:r>
        <w:commentRangeEnd w:id="41"/>
        <w:r>
          <w:commentReference w:id="41"/>
        </w:r>
      </w:del>
      <w:r>
        <w:rPr>
          <w:rFonts w:ascii="Times New Roman" w:eastAsia="Times New Roman" w:hAnsi="Times New Roman" w:cs="Times New Roman"/>
          <w:color w:val="000000"/>
          <w:sz w:val="24"/>
          <w:szCs w:val="24"/>
        </w:rPr>
        <w:t xml:space="preserve">and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w:t>
      </w:r>
      <w:commentRangeStart w:id="43"/>
      <w:commentRangeStart w:id="44"/>
      <w:r>
        <w:rPr>
          <w:rFonts w:ascii="Times New Roman" w:eastAsia="Times New Roman" w:hAnsi="Times New Roman" w:cs="Times New Roman"/>
          <w:color w:val="000000"/>
          <w:sz w:val="24"/>
          <w:szCs w:val="24"/>
        </w:rPr>
        <w:t xml:space="preserve">500 ms, </w:t>
      </w:r>
      <w:commentRangeEnd w:id="43"/>
      <w:r>
        <w:commentReference w:id="43"/>
      </w:r>
      <w:commentRangeEnd w:id="44"/>
      <w:r>
        <w:commentReference w:id="44"/>
      </w:r>
      <w:r>
        <w:rPr>
          <w:rFonts w:ascii="Times New Roman" w:eastAsia="Times New Roman" w:hAnsi="Times New Roman" w:cs="Times New Roman"/>
          <w:color w:val="000000"/>
          <w:sz w:val="24"/>
          <w:szCs w:val="24"/>
        </w:rPr>
        <w:t>succeeded by a variable inter-trial interval of 18</w:t>
      </w:r>
      <w:commentRangeStart w:id="45"/>
      <w:r>
        <w:rPr>
          <w:rFonts w:ascii="Times New Roman" w:eastAsia="Times New Roman" w:hAnsi="Times New Roman" w:cs="Times New Roman"/>
          <w:color w:val="000000"/>
          <w:sz w:val="24"/>
          <w:szCs w:val="24"/>
        </w:rPr>
        <w:t>0</w:t>
      </w:r>
      <w:commentRangeEnd w:id="45"/>
      <w:r>
        <w:commentReference w:id="45"/>
      </w:r>
      <w:r>
        <w:rPr>
          <w:rFonts w:ascii="Times New Roman" w:eastAsia="Times New Roman" w:hAnsi="Times New Roman" w:cs="Times New Roman"/>
          <w:color w:val="000000"/>
          <w:sz w:val="24"/>
          <w:szCs w:val="24"/>
        </w:rPr>
        <w:t xml:space="preserve"> to 220 ms (black screen). Total trial duration ranged from 1080 to 1120 ms. </w:t>
      </w:r>
    </w:p>
    <w:p w14:paraId="1DEB8291"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w:t>
      </w:r>
      <w:r>
        <w:rPr>
          <w:rFonts w:ascii="Times New Roman" w:eastAsia="Times New Roman" w:hAnsi="Times New Roman" w:cs="Times New Roman"/>
          <w:color w:val="000000"/>
          <w:sz w:val="24"/>
          <w:szCs w:val="24"/>
        </w:rPr>
        <w:lastRenderedPageBreak/>
        <w:t xml:space="preserve">spacebar when the second “D” occurred, as it matches the letter presented two trials before. The response window was limited to the 500 ms stimulus presentation period. </w:t>
      </w:r>
      <w:commentRangeStart w:id="46"/>
      <w:r>
        <w:rPr>
          <w:rFonts w:ascii="Times New Roman" w:eastAsia="Times New Roman" w:hAnsi="Times New Roman" w:cs="Times New Roman"/>
          <w:color w:val="000000"/>
          <w:sz w:val="24"/>
          <w:szCs w:val="24"/>
        </w:rPr>
        <w:t>Reaction time, hits, misses, and false alarms were recorded</w:t>
      </w:r>
      <w:commentRangeEnd w:id="46"/>
      <w:r>
        <w:commentReference w:id="46"/>
      </w:r>
      <w:r>
        <w:rPr>
          <w:rFonts w:ascii="Times New Roman" w:eastAsia="Times New Roman" w:hAnsi="Times New Roman" w:cs="Times New Roman"/>
          <w:color w:val="000000"/>
          <w:sz w:val="24"/>
          <w:szCs w:val="24"/>
        </w:rPr>
        <w:t>. In total, the experiment took around 5 minutes. The light was turned off during the experiment.</w:t>
      </w:r>
    </w:p>
    <w:p w14:paraId="6EFCB6E9"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commentRangeStart w:id="47"/>
      <w:r>
        <w:rPr>
          <w:rFonts w:ascii="Times New Roman" w:eastAsia="Times New Roman" w:hAnsi="Times New Roman" w:cs="Times New Roman"/>
          <w:b/>
          <w:color w:val="000000"/>
          <w:sz w:val="24"/>
          <w:szCs w:val="24"/>
        </w:rPr>
        <w:t>PV</w:t>
      </w:r>
      <w:commentRangeStart w:id="48"/>
      <w:r>
        <w:rPr>
          <w:rFonts w:ascii="Times New Roman" w:eastAsia="Times New Roman" w:hAnsi="Times New Roman" w:cs="Times New Roman"/>
          <w:b/>
          <w:color w:val="000000"/>
          <w:sz w:val="24"/>
          <w:szCs w:val="24"/>
        </w:rPr>
        <w:t>T</w:t>
      </w:r>
      <w:commentRangeEnd w:id="48"/>
      <w:r>
        <w:commentReference w:id="48"/>
      </w:r>
      <w:commentRangeEnd w:id="47"/>
      <w:r>
        <w:commentReference w:id="47"/>
      </w:r>
      <w:r>
        <w:rPr>
          <w:rFonts w:ascii="Times New Roman" w:eastAsia="Times New Roman" w:hAnsi="Times New Roman" w:cs="Times New Roman"/>
          <w:b/>
          <w:color w:val="000000"/>
          <w:sz w:val="24"/>
          <w:szCs w:val="24"/>
        </w:rPr>
        <w:t xml:space="preserve"> </w:t>
      </w:r>
    </w:p>
    <w:p w14:paraId="5A5C9440"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test developed in 1985 to assess sustained attention, particularly in contexts involving fatigue and sleep deprivation (Drummond et al., 2005). It has been shown to be sensitive to sleepiness in clinical and experimental settings (Molina, Sanabria, Jung &amp; Correa,</w:t>
      </w:r>
      <w:commentRangeStart w:id="49"/>
      <w:r>
        <w:rPr>
          <w:rFonts w:ascii="Times New Roman" w:eastAsia="Times New Roman" w:hAnsi="Times New Roman" w:cs="Times New Roman"/>
          <w:color w:val="000000"/>
          <w:sz w:val="24"/>
          <w:szCs w:val="24"/>
        </w:rPr>
        <w:t xml:space="preserve"> </w:t>
      </w:r>
      <w:commentRangeEnd w:id="49"/>
      <w:r>
        <w:commentReference w:id="49"/>
      </w:r>
      <w:r>
        <w:rPr>
          <w:rFonts w:ascii="Times New Roman" w:eastAsia="Times New Roman" w:hAnsi="Times New Roman" w:cs="Times New Roman"/>
          <w:color w:val="000000"/>
          <w:sz w:val="24"/>
          <w:szCs w:val="24"/>
        </w:rPr>
        <w:t>2019).</w:t>
      </w:r>
    </w:p>
    <w:p w14:paraId="2CB04CFE" w14:textId="7ADFC5C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and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(for assessing fatigue) (Lamond et al., 200</w:t>
      </w:r>
      <w:commentRangeStart w:id="50"/>
      <w:r>
        <w:rPr>
          <w:rFonts w:ascii="Times New Roman" w:eastAsia="Times New Roman" w:hAnsi="Times New Roman" w:cs="Times New Roman"/>
          <w:color w:val="000000"/>
          <w:sz w:val="24"/>
          <w:szCs w:val="24"/>
        </w:rPr>
        <w:t>8</w:t>
      </w:r>
      <w:commentRangeEnd w:id="50"/>
      <w:r>
        <w:commentReference w:id="50"/>
      </w:r>
      <w:r>
        <w:rPr>
          <w:rFonts w:ascii="Times New Roman" w:eastAsia="Times New Roman" w:hAnsi="Times New Roman" w:cs="Times New Roman"/>
          <w:color w:val="000000"/>
          <w:sz w:val="24"/>
          <w:szCs w:val="24"/>
        </w:rPr>
        <w:t>).</w:t>
      </w:r>
    </w:p>
    <w:p w14:paraId="7C472A0D"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w:t>
      </w:r>
      <w:commentRangeStart w:id="51"/>
      <w:r>
        <w:rPr>
          <w:rFonts w:ascii="Times New Roman" w:eastAsia="Times New Roman" w:hAnsi="Times New Roman" w:cs="Times New Roman"/>
          <w:color w:val="000000"/>
          <w:sz w:val="24"/>
          <w:szCs w:val="24"/>
        </w:rPr>
        <w:t>p</w:t>
      </w:r>
      <w:commentRangeEnd w:id="51"/>
      <w:r>
        <w:commentReference w:id="51"/>
      </w:r>
      <w:r>
        <w:rPr>
          <w:rFonts w:ascii="Times New Roman" w:eastAsia="Times New Roman" w:hAnsi="Times New Roman" w:cs="Times New Roman"/>
          <w:color w:val="000000"/>
          <w:sz w:val="24"/>
          <w:szCs w:val="24"/>
        </w:rPr>
        <w:t xml:space="preserve">eared as a red number, counting up in milliseconds, representing the participant’s reaction time. Participants were instructed to respond immediately, when </w:t>
      </w:r>
      <w:r>
        <w:rPr>
          <w:rFonts w:ascii="Times New Roman" w:eastAsia="Times New Roman" w:hAnsi="Times New Roman" w:cs="Times New Roman"/>
          <w:color w:val="000000"/>
          <w:sz w:val="24"/>
          <w:szCs w:val="24"/>
          <w:highlight w:val="yellow"/>
        </w:rPr>
        <w:t>the stimulus/red number</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 ms as feedback before the next trial began. </w:t>
      </w:r>
    </w:p>
    <w:p w14:paraId="51252DB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 The light was turned off during the experiment.</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FBD6C0"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Resting state</w:t>
      </w:r>
    </w:p>
    <w:p w14:paraId="3A6A5533"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commentRangeStart w:id="52"/>
      <w:r>
        <w:rPr>
          <w:rFonts w:ascii="Times New Roman" w:eastAsia="Times New Roman" w:hAnsi="Times New Roman" w:cs="Times New Roman"/>
          <w:color w:val="000000"/>
          <w:sz w:val="24"/>
          <w:szCs w:val="24"/>
        </w:rPr>
        <w:t>Do I even need to write something here?</w:t>
      </w:r>
      <w:commentRangeEnd w:id="52"/>
      <w:r>
        <w:commentReference w:id="52"/>
      </w:r>
    </w:p>
    <w:p w14:paraId="1C534A04"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Maybe to investigate delta and beta frequency eyes closed condition and why?</w:t>
      </w: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Pittsburgh Sleep Quality Index (PSQI), developed by Buysse, Reynolds, Monk, Berman, and Kupfer in 1988 is a self-rated questionnaire that assesses sleep quality and disturbance over the past month. </w:t>
      </w:r>
      <w:commentRangeStart w:id="53"/>
      <w:r>
        <w:rPr>
          <w:rFonts w:ascii="Times New Roman" w:eastAsia="Times New Roman" w:hAnsi="Times New Roman" w:cs="Times New Roman"/>
          <w:color w:val="000000"/>
          <w:sz w:val="24"/>
          <w:szCs w:val="24"/>
        </w:rPr>
        <w:t xml:space="preserve">The PSQI is the most commonly used sleep health assessment tool in both clinical and research settings. </w:t>
      </w:r>
      <w:commentRangeEnd w:id="53"/>
      <w:r>
        <w:commentReference w:id="53"/>
      </w:r>
      <w:r>
        <w:rPr>
          <w:rFonts w:ascii="Times New Roman" w:eastAsia="Times New Roman" w:hAnsi="Times New Roman" w:cs="Times New Roman"/>
          <w:color w:val="000000"/>
          <w:sz w:val="24"/>
          <w:szCs w:val="24"/>
        </w:rPr>
        <w:t xml:space="preserve">Its reliability and validity have been consistently demonstrated in multiple studies (e.g. Carpenter &amp; Andrykowski, 1998; Manzar et 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rated on a four-point Likert scale, giving subscale scores ranging from 0 to 21 (Zigmond &amp; Snaith, 1983). There is no universally accepted cut-off score</w:t>
      </w:r>
      <w:commentRangeStart w:id="54"/>
      <w:r w:rsidRPr="003723B8">
        <w:rPr>
          <w:rFonts w:ascii="Times New Roman" w:eastAsia="Times New Roman" w:hAnsi="Times New Roman" w:cs="Times New Roman"/>
          <w:color w:val="000000"/>
          <w:sz w:val="24"/>
          <w:szCs w:val="24"/>
        </w:rPr>
        <w:t xml:space="preserve"> </w:t>
      </w:r>
      <w:commentRangeEnd w:id="54"/>
      <w:r w:rsidRPr="003723B8">
        <w:rPr>
          <w:rFonts w:ascii="Times New Roman" w:hAnsi="Times New Roman" w:cs="Times New Roman"/>
          <w:sz w:val="24"/>
          <w:szCs w:val="24"/>
        </w:rPr>
        <w:commentReference w:id="54"/>
      </w:r>
      <w:r w:rsidRPr="003723B8">
        <w:rPr>
          <w:rFonts w:ascii="Times New Roman" w:eastAsia="Times New Roman" w:hAnsi="Times New Roman" w:cs="Times New Roman"/>
          <w:color w:val="000000"/>
          <w:sz w:val="24"/>
          <w:szCs w:val="24"/>
        </w:rPr>
        <w:t xml:space="preserve">for the HADS (Herrero et al., 2003; Spinhoven et al., 1997). In this study, the cut-off point was set to eight, indicating </w:t>
      </w:r>
      <w:r w:rsidRPr="003723B8">
        <w:rPr>
          <w:rFonts w:ascii="Times New Roman" w:eastAsia="Times New Roman" w:hAnsi="Times New Roman" w:cs="Times New Roman"/>
          <w:color w:val="000000"/>
          <w:sz w:val="24"/>
          <w:szCs w:val="24"/>
          <w:highlight w:val="yellow"/>
        </w:rPr>
        <w:lastRenderedPageBreak/>
        <w:t>elevated/caseness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13C17F0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this study the German Version (</w:t>
      </w:r>
      <w:commentRangeStart w:id="55"/>
      <w:r w:rsidRPr="003723B8">
        <w:rPr>
          <w:rFonts w:ascii="Times New Roman" w:eastAsia="Times New Roman" w:hAnsi="Times New Roman" w:cs="Times New Roman"/>
          <w:color w:val="000000"/>
          <w:sz w:val="24"/>
          <w:szCs w:val="24"/>
        </w:rPr>
        <w:t>HADS-D</w:t>
      </w:r>
      <w:commentRangeEnd w:id="55"/>
      <w:r w:rsidRPr="003723B8">
        <w:rPr>
          <w:rFonts w:ascii="Times New Roman" w:hAnsi="Times New Roman" w:cs="Times New Roman"/>
          <w:sz w:val="24"/>
          <w:szCs w:val="24"/>
        </w:rPr>
        <w:commentReference w:id="55"/>
      </w:r>
      <w:r w:rsidRPr="003723B8">
        <w:rPr>
          <w:rFonts w:ascii="Times New Roman" w:eastAsia="Times New Roman" w:hAnsi="Times New Roman" w:cs="Times New Roman"/>
          <w:color w:val="000000"/>
          <w:sz w:val="24"/>
          <w:szCs w:val="24"/>
        </w:rPr>
        <w:t xml:space="preserve">) of the scale was used.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w:t>
      </w:r>
      <w:commentRangeStart w:id="56"/>
      <w:r w:rsidRPr="003723B8">
        <w:rPr>
          <w:rFonts w:ascii="Times New Roman" w:eastAsia="Times New Roman" w:hAnsi="Times New Roman" w:cs="Times New Roman"/>
          <w:color w:val="000000"/>
          <w:sz w:val="24"/>
          <w:szCs w:val="24"/>
        </w:rPr>
        <w:t xml:space="preserve"> </w:t>
      </w:r>
      <w:commentRangeEnd w:id="56"/>
      <w:r w:rsidRPr="003723B8">
        <w:rPr>
          <w:rFonts w:ascii="Times New Roman" w:hAnsi="Times New Roman" w:cs="Times New Roman"/>
          <w:sz w:val="24"/>
          <w:szCs w:val="24"/>
        </w:rPr>
        <w:commentReference w:id="56"/>
      </w:r>
      <w:r w:rsidRPr="003723B8">
        <w:rPr>
          <w:rFonts w:ascii="Times New Roman" w:eastAsia="Times New Roman" w:hAnsi="Times New Roman" w:cs="Times New Roman"/>
          <w:color w:val="000000"/>
          <w:sz w:val="24"/>
          <w:szCs w:val="24"/>
        </w:rPr>
        <w:t>Functional Assessment of Chronic Illness Therapy (FACIT)-Fatigue Scale (FACIT-F; Version 4</w:t>
      </w:r>
      <w:commentRangeStart w:id="57"/>
      <w:r w:rsidRPr="003723B8">
        <w:rPr>
          <w:rFonts w:ascii="Times New Roman" w:eastAsia="Times New Roman" w:hAnsi="Times New Roman" w:cs="Times New Roman"/>
          <w:color w:val="000000"/>
          <w:sz w:val="24"/>
          <w:szCs w:val="24"/>
        </w:rPr>
        <w:t>)</w:t>
      </w:r>
      <w:commentRangeEnd w:id="57"/>
      <w:r w:rsidRPr="003723B8">
        <w:rPr>
          <w:rFonts w:ascii="Times New Roman" w:hAnsi="Times New Roman" w:cs="Times New Roman"/>
          <w:sz w:val="24"/>
          <w:szCs w:val="24"/>
        </w:rPr>
        <w:commentReference w:id="57"/>
      </w:r>
      <w:r w:rsidRPr="003723B8">
        <w:rPr>
          <w:rFonts w:ascii="Times New Roman" w:eastAsia="Times New Roman" w:hAnsi="Times New Roman" w:cs="Times New Roman"/>
          <w:color w:val="000000"/>
          <w:sz w:val="24"/>
          <w:szCs w:val="24"/>
        </w:rPr>
        <w:t xml:space="preserve"> was used to assess self-reported fatigue and its impact on daily activities and functions (Cella, Lai, Chang, Peterman &amp; Slavin, 2002; Yellen et al., 1997) during the last 7 days. While it was originally developed for cancer-related fatigue (Cella et al., 2002; Yellen et al., 1997), it has 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w:t>
      </w:r>
      <w:commentRangeStart w:id="58"/>
      <w:r w:rsidRPr="003723B8">
        <w:rPr>
          <w:rFonts w:ascii="Times New Roman" w:eastAsia="Times New Roman" w:hAnsi="Times New Roman" w:cs="Times New Roman"/>
          <w:color w:val="000000"/>
          <w:sz w:val="24"/>
          <w:szCs w:val="24"/>
        </w:rPr>
        <w:t>s</w:t>
      </w:r>
      <w:commentRangeEnd w:id="58"/>
      <w:r w:rsidRPr="003723B8">
        <w:rPr>
          <w:rFonts w:ascii="Times New Roman" w:hAnsi="Times New Roman" w:cs="Times New Roman"/>
          <w:sz w:val="24"/>
          <w:szCs w:val="24"/>
        </w:rPr>
        <w:commentReference w:id="58"/>
      </w:r>
      <w:r w:rsidRPr="003723B8">
        <w:rPr>
          <w:rFonts w:ascii="Times New Roman" w:eastAsia="Times New Roman" w:hAnsi="Times New Roman" w:cs="Times New Roman"/>
          <w:color w:val="000000"/>
          <w:sz w:val="24"/>
          <w:szCs w:val="24"/>
        </w:rPr>
        <w:t xml:space="preserve"> a five-point Likert scale, with total scores ranging from 0 (severe fatigue) to 52 (no fatigue</w:t>
      </w:r>
      <w:commentRangeStart w:id="59"/>
      <w:r w:rsidRPr="003723B8">
        <w:rPr>
          <w:rFonts w:ascii="Times New Roman" w:eastAsia="Times New Roman" w:hAnsi="Times New Roman" w:cs="Times New Roman"/>
          <w:color w:val="000000"/>
          <w:sz w:val="24"/>
          <w:szCs w:val="24"/>
        </w:rPr>
        <w:t>)</w:t>
      </w:r>
      <w:commentRangeEnd w:id="59"/>
      <w:r w:rsidRPr="003723B8">
        <w:rPr>
          <w:rFonts w:ascii="Times New Roman" w:hAnsi="Times New Roman" w:cs="Times New Roman"/>
          <w:sz w:val="24"/>
          <w:szCs w:val="24"/>
        </w:rPr>
        <w:commentReference w:id="59"/>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w:t>
      </w:r>
      <w:commentRangeStart w:id="60"/>
      <w:r w:rsidRPr="003723B8">
        <w:rPr>
          <w:rFonts w:ascii="Times New Roman" w:eastAsia="Times New Roman" w:hAnsi="Times New Roman" w:cs="Times New Roman"/>
          <w:b/>
          <w:color w:val="000000"/>
          <w:sz w:val="24"/>
          <w:szCs w:val="24"/>
        </w:rPr>
        <w:t>nalysis</w:t>
      </w:r>
      <w:commentRangeEnd w:id="60"/>
      <w:r w:rsidRPr="003723B8">
        <w:rPr>
          <w:rFonts w:ascii="Times New Roman" w:hAnsi="Times New Roman" w:cs="Times New Roman"/>
          <w:sz w:val="24"/>
          <w:szCs w:val="24"/>
        </w:rPr>
        <w:commentReference w:id="60"/>
      </w:r>
    </w:p>
    <w:p w14:paraId="7261AF20"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classify individuals into two distinct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p>
    <w:p w14:paraId="2888432E"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this study, cognitive performance data from the MoCA, TMT, n</w:t>
      </w:r>
      <w:commentRangeStart w:id="61"/>
      <w:r w:rsidRPr="003723B8">
        <w:rPr>
          <w:rFonts w:ascii="Times New Roman" w:eastAsia="Times New Roman" w:hAnsi="Times New Roman" w:cs="Times New Roman"/>
          <w:color w:val="000000"/>
          <w:sz w:val="24"/>
          <w:szCs w:val="24"/>
        </w:rPr>
        <w:t xml:space="preserve">-back task and PVT </w:t>
      </w:r>
      <w:commentRangeEnd w:id="61"/>
      <w:r w:rsidRPr="003723B8">
        <w:rPr>
          <w:rFonts w:ascii="Times New Roman" w:hAnsi="Times New Roman" w:cs="Times New Roman"/>
          <w:sz w:val="24"/>
          <w:szCs w:val="24"/>
        </w:rPr>
        <w:commentReference w:id="61"/>
      </w:r>
      <w:r w:rsidRPr="003723B8">
        <w:rPr>
          <w:rFonts w:ascii="Times New Roman" w:eastAsia="Times New Roman" w:hAnsi="Times New Roman" w:cs="Times New Roman"/>
          <w:color w:val="000000"/>
          <w:sz w:val="24"/>
          <w:szCs w:val="24"/>
        </w:rPr>
        <w:t>were used as cluster variables. The goal was to identify two distinct clusters with significantly different cognitive performance levels, suggesting that one group exhibits superior performance compared to the other.</w:t>
      </w:r>
    </w:p>
    <w:p w14:paraId="0E860C90" w14:textId="591A3BE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Data Preprocessing. </w:t>
      </w:r>
      <w:r w:rsidRPr="003723B8">
        <w:rPr>
          <w:rFonts w:ascii="Times New Roman" w:eastAsia="Times New Roman" w:hAnsi="Times New Roman" w:cs="Times New Roman"/>
          <w:color w:val="000000"/>
          <w:sz w:val="24"/>
          <w:szCs w:val="24"/>
        </w:rPr>
        <w:t xml:space="preserve">All participant data was imported from a TSV file </w:t>
      </w:r>
      <w:r w:rsidR="003723B8" w:rsidRPr="003723B8">
        <w:rPr>
          <w:rFonts w:ascii="Times New Roman" w:eastAsia="Times New Roman" w:hAnsi="Times New Roman" w:cs="Times New Roman"/>
          <w:color w:val="000000"/>
          <w:sz w:val="24"/>
          <w:szCs w:val="24"/>
        </w:rPr>
        <w:t xml:space="preserve">into </w:t>
      </w:r>
      <w:commentRangeStart w:id="62"/>
      <w:r w:rsidRPr="003723B8">
        <w:rPr>
          <w:rFonts w:ascii="Times New Roman" w:eastAsia="Times New Roman" w:hAnsi="Times New Roman" w:cs="Times New Roman"/>
          <w:color w:val="000000"/>
          <w:sz w:val="24"/>
          <w:szCs w:val="24"/>
        </w:rPr>
        <w:t>R</w:t>
      </w:r>
      <w:commentRangeEnd w:id="62"/>
      <w:r w:rsidR="003723B8" w:rsidRPr="003723B8">
        <w:rPr>
          <w:rStyle w:val="CommentReference"/>
          <w:rFonts w:ascii="Times New Roman" w:hAnsi="Times New Roman" w:cs="Times New Roman"/>
          <w:sz w:val="24"/>
          <w:szCs w:val="24"/>
        </w:rPr>
        <w:commentReference w:id="62"/>
      </w:r>
      <w:r w:rsidR="003723B8" w:rsidRP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where preprocessing and analysis of the data was conducted. Specific variables of interest were selected and stored as subset including demographic information, cognitive test scores and </w:t>
      </w:r>
      <w:r w:rsidRPr="003723B8">
        <w:rPr>
          <w:rFonts w:ascii="Times New Roman" w:eastAsia="Times New Roman" w:hAnsi="Times New Roman" w:cs="Times New Roman"/>
          <w:color w:val="000000"/>
          <w:sz w:val="24"/>
          <w:szCs w:val="24"/>
          <w:highlight w:val="yellow"/>
        </w:rPr>
        <w:t>clinical/questionnaire</w:t>
      </w:r>
      <w:r w:rsidRPr="003723B8">
        <w:rPr>
          <w:rFonts w:ascii="Times New Roman" w:eastAsia="Gungsuh" w:hAnsi="Times New Roman" w:cs="Times New Roman"/>
          <w:color w:val="000000"/>
          <w:sz w:val="24"/>
          <w:szCs w:val="24"/>
        </w:rPr>
        <w:t xml:space="preserve"> measures. The MoCA variable was converted to a binary variable: Scores ≤25</w:t>
      </w:r>
      <w:commentRangeStart w:id="63"/>
      <w:r w:rsidRPr="003723B8">
        <w:rPr>
          <w:rFonts w:ascii="Times New Roman" w:eastAsia="Times New Roman" w:hAnsi="Times New Roman" w:cs="Times New Roman"/>
          <w:color w:val="000000"/>
          <w:sz w:val="24"/>
          <w:szCs w:val="24"/>
        </w:rPr>
        <w:t>,</w:t>
      </w:r>
      <w:commentRangeEnd w:id="63"/>
      <w:r w:rsidRPr="003723B8">
        <w:rPr>
          <w:rFonts w:ascii="Times New Roman" w:hAnsi="Times New Roman" w:cs="Times New Roman"/>
          <w:sz w:val="24"/>
          <w:szCs w:val="24"/>
        </w:rPr>
        <w:commentReference w:id="63"/>
      </w:r>
      <w:r w:rsidRPr="003723B8">
        <w:rPr>
          <w:rFonts w:ascii="Times New Roman" w:eastAsia="Times New Roman" w:hAnsi="Times New Roman" w:cs="Times New Roman"/>
          <w:color w:val="000000"/>
          <w:sz w:val="24"/>
          <w:szCs w:val="24"/>
        </w:rPr>
        <w:t xml:space="preserve"> indicating cognitive impairment, were coded as 1, while scores &gt;25, indicating no</w:t>
      </w:r>
      <w:commentRangeStart w:id="64"/>
      <w:r w:rsidRPr="003723B8">
        <w:rPr>
          <w:rFonts w:ascii="Times New Roman" w:eastAsia="Times New Roman" w:hAnsi="Times New Roman" w:cs="Times New Roman"/>
          <w:color w:val="000000"/>
          <w:sz w:val="24"/>
          <w:szCs w:val="24"/>
        </w:rPr>
        <w:t xml:space="preserve"> </w:t>
      </w:r>
      <w:commentRangeEnd w:id="64"/>
      <w:r w:rsidRPr="003723B8">
        <w:rPr>
          <w:rFonts w:ascii="Times New Roman" w:hAnsi="Times New Roman" w:cs="Times New Roman"/>
          <w:sz w:val="24"/>
          <w:szCs w:val="24"/>
        </w:rPr>
        <w:commentReference w:id="64"/>
      </w:r>
      <w:r w:rsidRPr="003723B8">
        <w:rPr>
          <w:rFonts w:ascii="Times New Roman" w:eastAsia="Times New Roman" w:hAnsi="Times New Roman" w:cs="Times New Roman"/>
          <w:color w:val="000000"/>
          <w:sz w:val="24"/>
          <w:szCs w:val="24"/>
        </w:rPr>
        <w:t xml:space="preserve">impairment, were coded as 0. For the n-back task, missing values were assigned if a </w:t>
      </w:r>
      <w:r w:rsidRPr="003723B8">
        <w:rPr>
          <w:rFonts w:ascii="Times New Roman" w:eastAsia="Times New Roman" w:hAnsi="Times New Roman" w:cs="Times New Roman"/>
          <w:color w:val="000000"/>
          <w:sz w:val="24"/>
          <w:szCs w:val="24"/>
        </w:rPr>
        <w:lastRenderedPageBreak/>
        <w:t xml:space="preserve">participant reported not understanding the task. This applied to five participants. </w:t>
      </w:r>
      <w:commentRangeStart w:id="65"/>
      <w:r w:rsidRPr="003723B8">
        <w:rPr>
          <w:rFonts w:ascii="Times New Roman" w:eastAsia="Times New Roman" w:hAnsi="Times New Roman" w:cs="Times New Roman"/>
          <w:color w:val="000000"/>
          <w:sz w:val="24"/>
          <w:szCs w:val="24"/>
        </w:rPr>
        <w:t xml:space="preserve">Missing values in the relevant cognitive test variables (PVT reaction time, n-back miss 1, n-back miss 2, TMT-A time, TMT-B time) were identified using is.na(). </w:t>
      </w:r>
      <w:commentRangeEnd w:id="65"/>
      <w:r w:rsidRPr="003723B8">
        <w:rPr>
          <w:rFonts w:ascii="Times New Roman" w:hAnsi="Times New Roman" w:cs="Times New Roman"/>
          <w:sz w:val="24"/>
          <w:szCs w:val="24"/>
        </w:rPr>
        <w:commentReference w:id="65"/>
      </w:r>
      <w:r w:rsidRPr="003723B8">
        <w:rPr>
          <w:rFonts w:ascii="Times New Roman" w:eastAsia="Times New Roman" w:hAnsi="Times New Roman" w:cs="Times New Roman"/>
          <w:color w:val="000000"/>
          <w:sz w:val="24"/>
          <w:szCs w:val="24"/>
        </w:rPr>
        <w:t xml:space="preserve">To ensure complete cases for analysis, rows with missing values in those key cognitive variables were removed using </w:t>
      </w:r>
      <w:commentRangeStart w:id="66"/>
      <w:r w:rsidRPr="003723B8">
        <w:rPr>
          <w:rFonts w:ascii="Times New Roman" w:eastAsia="Times New Roman" w:hAnsi="Times New Roman" w:cs="Times New Roman"/>
          <w:color w:val="000000"/>
          <w:sz w:val="24"/>
          <w:szCs w:val="24"/>
        </w:rPr>
        <w:t xml:space="preserve">drop_na(). </w:t>
      </w:r>
      <w:commentRangeEnd w:id="66"/>
      <w:r w:rsidRPr="003723B8">
        <w:rPr>
          <w:rFonts w:ascii="Times New Roman" w:hAnsi="Times New Roman" w:cs="Times New Roman"/>
          <w:sz w:val="24"/>
          <w:szCs w:val="24"/>
        </w:rPr>
        <w:commentReference w:id="66"/>
      </w:r>
      <w:r w:rsidRPr="003723B8">
        <w:rPr>
          <w:rFonts w:ascii="Times New Roman" w:eastAsia="Times New Roman" w:hAnsi="Times New Roman" w:cs="Times New Roman"/>
          <w:color w:val="000000"/>
          <w:sz w:val="24"/>
          <w:szCs w:val="24"/>
        </w:rPr>
        <w:t xml:space="preserve">As a </w:t>
      </w:r>
      <w:commentRangeStart w:id="67"/>
      <w:r w:rsidRPr="003723B8">
        <w:rPr>
          <w:rFonts w:ascii="Times New Roman" w:eastAsia="Times New Roman" w:hAnsi="Times New Roman" w:cs="Times New Roman"/>
          <w:color w:val="000000"/>
          <w:sz w:val="24"/>
          <w:szCs w:val="24"/>
        </w:rPr>
        <w:t xml:space="preserve">result </w:t>
      </w:r>
      <w:commentRangeEnd w:id="67"/>
      <w:r w:rsidRPr="003723B8">
        <w:rPr>
          <w:rFonts w:ascii="Times New Roman" w:hAnsi="Times New Roman" w:cs="Times New Roman"/>
          <w:sz w:val="24"/>
          <w:szCs w:val="24"/>
        </w:rPr>
        <w:commentReference w:id="67"/>
      </w:r>
      <w:r w:rsidRPr="003723B8">
        <w:rPr>
          <w:rFonts w:ascii="Times New Roman" w:eastAsia="Times New Roman" w:hAnsi="Times New Roman" w:cs="Times New Roman"/>
          <w:color w:val="000000"/>
          <w:sz w:val="24"/>
          <w:szCs w:val="24"/>
        </w:rPr>
        <w:t xml:space="preserve">nine rows were deleted, leaving a final dataset of 70 participants. </w:t>
      </w:r>
    </w:p>
    <w:p w14:paraId="479CA36A" w14:textId="5035E2B3"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ensure the reliability of the cluster analysis, it is essential to address outliers, as they can significantly impact the result by distorting the clustering process, obscuring underlying patterns, and introducing bias (Backhaus et al., 2011; Wentura &amp; Pospeschill, 2015). To mitigate these effects, </w:t>
      </w:r>
      <w:commentRangeStart w:id="68"/>
      <w:r w:rsidRPr="003723B8">
        <w:rPr>
          <w:rFonts w:ascii="Times New Roman" w:eastAsia="Times New Roman" w:hAnsi="Times New Roman" w:cs="Times New Roman"/>
          <w:color w:val="000000"/>
          <w:sz w:val="24"/>
          <w:szCs w:val="24"/>
        </w:rPr>
        <w:t>w</w:t>
      </w:r>
      <w:commentRangeEnd w:id="68"/>
      <w:r w:rsidRPr="003723B8">
        <w:rPr>
          <w:rFonts w:ascii="Times New Roman" w:hAnsi="Times New Roman" w:cs="Times New Roman"/>
          <w:sz w:val="24"/>
          <w:szCs w:val="24"/>
        </w:rPr>
        <w:commentReference w:id="68"/>
      </w:r>
      <w:r w:rsidRPr="003723B8">
        <w:rPr>
          <w:rFonts w:ascii="Times New Roman" w:eastAsia="Times New Roman" w:hAnsi="Times New Roman" w:cs="Times New Roman"/>
          <w:color w:val="000000"/>
          <w:sz w:val="24"/>
          <w:szCs w:val="24"/>
        </w:rPr>
        <w:t xml:space="preserve">insorizing was applied, to replace outliers by capping extreme values beyond 1.5 times the interquartile range (IQR) for the relevant cognitive variables. A custom function, </w:t>
      </w:r>
      <w:commentRangeStart w:id="69"/>
      <w:r w:rsidRPr="003723B8">
        <w:rPr>
          <w:rFonts w:ascii="Times New Roman" w:eastAsia="Times New Roman" w:hAnsi="Times New Roman" w:cs="Times New Roman"/>
          <w:color w:val="000000"/>
          <w:sz w:val="24"/>
          <w:szCs w:val="24"/>
        </w:rPr>
        <w:t>winsorize_variable()</w:t>
      </w:r>
      <w:commentRangeEnd w:id="69"/>
      <w:r w:rsidRPr="003723B8">
        <w:rPr>
          <w:rFonts w:ascii="Times New Roman" w:hAnsi="Times New Roman" w:cs="Times New Roman"/>
          <w:sz w:val="24"/>
          <w:szCs w:val="24"/>
        </w:rPr>
        <w:commentReference w:id="69"/>
      </w:r>
      <w:r w:rsidRPr="003723B8">
        <w:rPr>
          <w:rFonts w:ascii="Times New Roman" w:eastAsia="Times New Roman" w:hAnsi="Times New Roman" w:cs="Times New Roman"/>
          <w:color w:val="000000"/>
          <w:sz w:val="24"/>
          <w:szCs w:val="24"/>
        </w:rPr>
        <w:t>, was implemented to replace these outliers with the nearest non-outlier values (</w:t>
      </w:r>
      <m:oMath>
        <m:r>
          <w:rPr>
            <w:rFonts w:ascii="Cambria Math" w:eastAsia="Cambria Math" w:hAnsi="Cambria Math" w:cs="Times New Roman"/>
            <w:color w:val="000000"/>
            <w:sz w:val="24"/>
            <w:szCs w:val="24"/>
          </w:rPr>
          <m:t>Q1 ±1.5 ∙IQR</m:t>
        </m:r>
      </m:oMath>
      <w:r w:rsidRPr="003723B8">
        <w:rPr>
          <w:rFonts w:ascii="Times New Roman" w:eastAsia="Times New Roman" w:hAnsi="Times New Roman" w:cs="Times New Roman"/>
          <w:color w:val="000000"/>
          <w:sz w:val="24"/>
          <w:szCs w:val="24"/>
        </w:rPr>
        <w:t>)</w:t>
      </w:r>
      <w:r w:rsidR="003723B8">
        <w:rPr>
          <w:rFonts w:ascii="Times New Roman" w:eastAsia="Times New Roman" w:hAnsi="Times New Roman" w:cs="Times New Roman"/>
          <w:color w:val="000000"/>
          <w:sz w:val="24"/>
          <w:szCs w:val="24"/>
        </w:rPr>
        <w:t xml:space="preserve">. </w:t>
      </w:r>
      <w:bookmarkStart w:id="70" w:name="_Hlk194184008"/>
      <w:commentRangeStart w:id="71"/>
      <w:r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71"/>
      <w:r w:rsidRPr="003723B8">
        <w:rPr>
          <w:rFonts w:ascii="Times New Roman" w:hAnsi="Times New Roman" w:cs="Times New Roman"/>
          <w:sz w:val="24"/>
          <w:szCs w:val="24"/>
        </w:rPr>
        <w:commentReference w:id="71"/>
      </w:r>
      <w:bookmarkEnd w:id="70"/>
    </w:p>
    <w:p w14:paraId="5F35EEB3" w14:textId="33FDA5D9"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new variable, TMT_diff , was calculated as the difference between TMT</w:t>
      </w:r>
      <w:r w:rsid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B and A</w:t>
      </w:r>
    </w:p>
    <w:p w14:paraId="3313370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Variable transformation</w:t>
      </w:r>
    </w:p>
    <w:p w14:paraId="0332AD89" w14:textId="635A100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account for the </w:t>
      </w:r>
      <w:commentRangeStart w:id="72"/>
      <w:commentRangeStart w:id="73"/>
      <w:r w:rsidRPr="003723B8">
        <w:rPr>
          <w:rFonts w:ascii="Times New Roman" w:eastAsia="Times New Roman" w:hAnsi="Times New Roman" w:cs="Times New Roman"/>
          <w:color w:val="000000"/>
          <w:sz w:val="24"/>
          <w:szCs w:val="24"/>
        </w:rPr>
        <w:t>influence of age on cognitive performance</w:t>
      </w:r>
      <w:commentRangeEnd w:id="72"/>
      <w:r w:rsidRPr="003723B8">
        <w:rPr>
          <w:rFonts w:ascii="Times New Roman" w:hAnsi="Times New Roman" w:cs="Times New Roman"/>
          <w:sz w:val="24"/>
          <w:szCs w:val="24"/>
        </w:rPr>
        <w:commentReference w:id="72"/>
      </w:r>
      <w:commentRangeEnd w:id="73"/>
      <w:r w:rsidRPr="003723B8">
        <w:rPr>
          <w:rFonts w:ascii="Times New Roman" w:hAnsi="Times New Roman" w:cs="Times New Roman"/>
          <w:sz w:val="24"/>
          <w:szCs w:val="24"/>
        </w:rPr>
        <w:commentReference w:id="73"/>
      </w:r>
      <w:r w:rsidRPr="003723B8">
        <w:rPr>
          <w:rFonts w:ascii="Times New Roman" w:eastAsia="Times New Roman" w:hAnsi="Times New Roman" w:cs="Times New Roman"/>
          <w:color w:val="000000"/>
          <w:sz w:val="24"/>
          <w:szCs w:val="24"/>
        </w:rPr>
        <w:t>, participants were categorized into four distinct age groups, and z-scores were calculated within each group to adjust the data accordingly. The Age groups were adapted from the TMT norms (Tombaught, 2004; Strauss, Sherman &amp; Spreen, 2006),which originally defined nine different age groups. However, due to limited number of participants, the groups were adjusted to ensure sufficient sample size while maintaining the assumption that cognitive performance gets worse with increasing age. For TMT_diff, an alternative age grouping was applied, as it fit the data b</w:t>
      </w:r>
      <w:commentRangeStart w:id="74"/>
      <w:commentRangeStart w:id="75"/>
      <w:r w:rsidRPr="003723B8">
        <w:rPr>
          <w:rFonts w:ascii="Times New Roman" w:eastAsia="Times New Roman" w:hAnsi="Times New Roman" w:cs="Times New Roman"/>
          <w:color w:val="000000"/>
          <w:sz w:val="24"/>
          <w:szCs w:val="24"/>
        </w:rPr>
        <w:t>ette</w:t>
      </w:r>
      <w:commentRangeEnd w:id="74"/>
      <w:r w:rsidRPr="003723B8">
        <w:rPr>
          <w:rFonts w:ascii="Times New Roman" w:hAnsi="Times New Roman" w:cs="Times New Roman"/>
          <w:sz w:val="24"/>
          <w:szCs w:val="24"/>
        </w:rPr>
        <w:commentReference w:id="74"/>
      </w:r>
      <w:commentRangeEnd w:id="75"/>
      <w:r w:rsidRPr="003723B8">
        <w:rPr>
          <w:rFonts w:ascii="Times New Roman" w:hAnsi="Times New Roman" w:cs="Times New Roman"/>
          <w:sz w:val="24"/>
          <w:szCs w:val="24"/>
        </w:rPr>
        <w:commentReference w:id="75"/>
      </w:r>
      <w:r w:rsidRPr="003723B8">
        <w:rPr>
          <w:rFonts w:ascii="Times New Roman" w:eastAsia="Times New Roman" w:hAnsi="Times New Roman" w:cs="Times New Roman"/>
          <w:color w:val="000000"/>
          <w:sz w:val="24"/>
          <w:szCs w:val="24"/>
        </w:rPr>
        <w:t xml:space="preserve">r. After the age groups were created, the mean and standard deviation of each cognitive variable (PVT and TMTa, TMTb and </w:t>
      </w:r>
      <w:commentRangeStart w:id="76"/>
      <w:r w:rsidRPr="003723B8">
        <w:rPr>
          <w:rFonts w:ascii="Times New Roman" w:eastAsia="Times New Roman" w:hAnsi="Times New Roman" w:cs="Times New Roman"/>
          <w:color w:val="000000"/>
          <w:sz w:val="24"/>
          <w:szCs w:val="24"/>
        </w:rPr>
        <w:t>TMT difference)</w:t>
      </w:r>
      <w:commentRangeEnd w:id="76"/>
      <w:r w:rsidRPr="003723B8">
        <w:rPr>
          <w:rFonts w:ascii="Times New Roman" w:hAnsi="Times New Roman" w:cs="Times New Roman"/>
          <w:sz w:val="24"/>
          <w:szCs w:val="24"/>
        </w:rPr>
        <w:commentReference w:id="76"/>
      </w:r>
      <w:r w:rsidRPr="003723B8">
        <w:rPr>
          <w:rFonts w:ascii="Times New Roman" w:eastAsia="Times New Roman" w:hAnsi="Times New Roman" w:cs="Times New Roman"/>
          <w:color w:val="000000"/>
          <w:sz w:val="24"/>
          <w:szCs w:val="24"/>
        </w:rPr>
        <w:t xml:space="preserve"> were computed within each group (</w:t>
      </w:r>
      <w:commentRangeStart w:id="77"/>
      <w:r w:rsidRPr="003723B8">
        <w:rPr>
          <w:rFonts w:ascii="Times New Roman" w:eastAsia="Times New Roman" w:hAnsi="Times New Roman" w:cs="Times New Roman"/>
          <w:color w:val="000000"/>
          <w:sz w:val="24"/>
          <w:szCs w:val="24"/>
        </w:rPr>
        <w:t>Table 2</w:t>
      </w:r>
      <w:commentRangeEnd w:id="77"/>
      <w:r w:rsidRPr="003723B8">
        <w:rPr>
          <w:rFonts w:ascii="Times New Roman" w:hAnsi="Times New Roman" w:cs="Times New Roman"/>
          <w:sz w:val="24"/>
          <w:szCs w:val="24"/>
        </w:rPr>
        <w:commentReference w:id="77"/>
      </w:r>
      <w:r w:rsidRPr="003723B8">
        <w:rPr>
          <w:rFonts w:ascii="Times New Roman" w:eastAsia="Times New Roman" w:hAnsi="Times New Roman" w:cs="Times New Roman"/>
          <w:color w:val="000000"/>
          <w:sz w:val="24"/>
          <w:szCs w:val="24"/>
        </w:rPr>
        <w:t xml:space="preserve">). The function </w:t>
      </w:r>
      <w:commentRangeStart w:id="78"/>
      <w:r w:rsidRPr="003723B8">
        <w:rPr>
          <w:rFonts w:ascii="Times New Roman" w:eastAsia="Times New Roman" w:hAnsi="Times New Roman" w:cs="Times New Roman"/>
          <w:color w:val="000000"/>
          <w:sz w:val="24"/>
          <w:szCs w:val="24"/>
        </w:rPr>
        <w:t xml:space="preserve">calculate_z_scores_individual() </w:t>
      </w:r>
      <w:commentRangeEnd w:id="78"/>
      <w:r w:rsidRPr="003723B8">
        <w:rPr>
          <w:rFonts w:ascii="Times New Roman" w:hAnsi="Times New Roman" w:cs="Times New Roman"/>
          <w:sz w:val="24"/>
          <w:szCs w:val="24"/>
        </w:rPr>
        <w:commentReference w:id="78"/>
      </w:r>
      <w:r w:rsidRPr="003723B8">
        <w:rPr>
          <w:rFonts w:ascii="Times New Roman" w:eastAsia="Times New Roman" w:hAnsi="Times New Roman" w:cs="Times New Roman"/>
          <w:color w:val="000000"/>
          <w:sz w:val="24"/>
          <w:szCs w:val="24"/>
        </w:rPr>
        <w:t xml:space="preserve">was then applied to compute z-scores for each participant based on age group </w:t>
      </w:r>
      <w:commentRangeStart w:id="79"/>
      <w:r w:rsidRPr="003723B8">
        <w:rPr>
          <w:rFonts w:ascii="Times New Roman" w:eastAsia="Times New Roman" w:hAnsi="Times New Roman" w:cs="Times New Roman"/>
          <w:color w:val="000000"/>
          <w:sz w:val="24"/>
          <w:szCs w:val="24"/>
        </w:rPr>
        <w:t>norms within this study</w:t>
      </w:r>
      <w:commentRangeEnd w:id="79"/>
      <w:r w:rsidRPr="003723B8">
        <w:rPr>
          <w:rFonts w:ascii="Times New Roman" w:hAnsi="Times New Roman" w:cs="Times New Roman"/>
          <w:sz w:val="24"/>
          <w:szCs w:val="24"/>
        </w:rPr>
        <w:commentReference w:id="79"/>
      </w:r>
      <w:r w:rsidRPr="003723B8">
        <w:rPr>
          <w:rFonts w:ascii="Times New Roman" w:eastAsia="Times New Roman" w:hAnsi="Times New Roman" w:cs="Times New Roman"/>
          <w:color w:val="000000"/>
          <w:sz w:val="24"/>
          <w:szCs w:val="24"/>
        </w:rPr>
        <w:t>, adjusting for age-related differences in cognitive performance.</w:t>
      </w:r>
    </w:p>
    <w:p w14:paraId="4A3817C4" w14:textId="5B4BE02B"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no clear age-related trend was observed in the n-back miss scores (miss 1 and miss 2) (appendix table…), z-scores were not calculated for these variables.</w:t>
      </w:r>
      <w:r w:rsidR="003723B8" w:rsidRPr="003723B8">
        <w:rPr>
          <w:rFonts w:ascii="Times New Roman" w:eastAsia="Times New Roman" w:hAnsi="Times New Roman" w:cs="Times New Roman"/>
          <w:color w:val="000000"/>
          <w:sz w:val="24"/>
          <w:szCs w:val="24"/>
        </w:rPr>
        <w:t xml:space="preserve"> </w:t>
      </w:r>
    </w:p>
    <w:p w14:paraId="64F4A07B"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7BD7D35" w14:textId="77777777" w:rsidR="0022750F" w:rsidRPr="003723B8" w:rsidRDefault="00000000">
      <w:pPr>
        <w:pStyle w:val="Title"/>
        <w:spacing w:after="0"/>
        <w:ind w:firstLine="0"/>
        <w:rPr>
          <w:rFonts w:ascii="Times New Roman" w:hAnsi="Times New Roman" w:cs="Times New Roman"/>
          <w:sz w:val="24"/>
          <w:szCs w:val="24"/>
        </w:rPr>
      </w:pPr>
      <w:commentRangeStart w:id="80"/>
      <w:r w:rsidRPr="003723B8">
        <w:rPr>
          <w:rFonts w:ascii="Times New Roman" w:eastAsia="Times New Roman" w:hAnsi="Times New Roman" w:cs="Times New Roman"/>
          <w:sz w:val="24"/>
          <w:szCs w:val="24"/>
        </w:rPr>
        <w:t>Table 2</w:t>
      </w:r>
      <w:r w:rsidRPr="003723B8">
        <w:rPr>
          <w:rFonts w:ascii="Times New Roman" w:hAnsi="Times New Roman" w:cs="Times New Roman"/>
          <w:sz w:val="24"/>
          <w:szCs w:val="24"/>
        </w:rPr>
        <w:t xml:space="preserve"> </w:t>
      </w:r>
    </w:p>
    <w:p w14:paraId="5B790AA8" w14:textId="77777777" w:rsidR="0022750F" w:rsidRPr="003723B8" w:rsidRDefault="00000000">
      <w:pPr>
        <w:pStyle w:val="Title"/>
        <w:ind w:firstLine="0"/>
        <w:rPr>
          <w:rFonts w:ascii="Times New Roman" w:hAnsi="Times New Roman" w:cs="Times New Roman"/>
          <w:sz w:val="24"/>
          <w:szCs w:val="24"/>
        </w:rPr>
      </w:pPr>
      <w:r w:rsidRPr="003723B8">
        <w:rPr>
          <w:rFonts w:ascii="Times New Roman" w:eastAsia="Times New Roman" w:hAnsi="Times New Roman" w:cs="Times New Roman"/>
          <w:i/>
          <w:sz w:val="24"/>
          <w:szCs w:val="24"/>
        </w:rPr>
        <w:t>Age groups and</w:t>
      </w:r>
      <w:commentRangeEnd w:id="80"/>
      <w:r w:rsidRPr="003723B8">
        <w:rPr>
          <w:rFonts w:ascii="Times New Roman" w:hAnsi="Times New Roman" w:cs="Times New Roman"/>
          <w:sz w:val="24"/>
          <w:szCs w:val="24"/>
        </w:rPr>
        <w:commentReference w:id="80"/>
      </w:r>
    </w:p>
    <w:tbl>
      <w:tblPr>
        <w:tblStyle w:val="a"/>
        <w:tblW w:w="8931" w:type="dxa"/>
        <w:tblBorders>
          <w:top w:val="nil"/>
          <w:left w:val="nil"/>
          <w:bottom w:val="nil"/>
          <w:right w:val="nil"/>
          <w:insideH w:val="nil"/>
          <w:insideV w:val="nil"/>
        </w:tblBorders>
        <w:tblLayout w:type="fixed"/>
        <w:tblLook w:val="0400" w:firstRow="0" w:lastRow="0" w:firstColumn="0" w:lastColumn="0" w:noHBand="0" w:noVBand="1"/>
      </w:tblPr>
      <w:tblGrid>
        <w:gridCol w:w="1418"/>
        <w:gridCol w:w="567"/>
        <w:gridCol w:w="1157"/>
        <w:gridCol w:w="1158"/>
        <w:gridCol w:w="1158"/>
        <w:gridCol w:w="1157"/>
        <w:gridCol w:w="1158"/>
        <w:gridCol w:w="1158"/>
      </w:tblGrid>
      <w:tr w:rsidR="0022750F" w:rsidRPr="003723B8" w14:paraId="65A1892C" w14:textId="77777777">
        <w:tc>
          <w:tcPr>
            <w:tcW w:w="1418" w:type="dxa"/>
          </w:tcPr>
          <w:p w14:paraId="4D9AB5E8"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p>
        </w:tc>
        <w:tc>
          <w:tcPr>
            <w:tcW w:w="567" w:type="dxa"/>
          </w:tcPr>
          <w:p w14:paraId="43416E2E"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p>
        </w:tc>
        <w:tc>
          <w:tcPr>
            <w:tcW w:w="2315" w:type="dxa"/>
            <w:gridSpan w:val="2"/>
            <w:tcBorders>
              <w:bottom w:val="single" w:sz="4" w:space="0" w:color="000000"/>
            </w:tcBorders>
          </w:tcPr>
          <w:p w14:paraId="402CBFF0"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PVT (ms)</w:t>
            </w:r>
          </w:p>
        </w:tc>
        <w:tc>
          <w:tcPr>
            <w:tcW w:w="2315" w:type="dxa"/>
            <w:gridSpan w:val="2"/>
            <w:tcBorders>
              <w:bottom w:val="single" w:sz="4" w:space="0" w:color="000000"/>
            </w:tcBorders>
          </w:tcPr>
          <w:p w14:paraId="0FCC433D"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TMT-A (s)</w:t>
            </w:r>
          </w:p>
        </w:tc>
        <w:tc>
          <w:tcPr>
            <w:tcW w:w="2316" w:type="dxa"/>
            <w:gridSpan w:val="2"/>
            <w:tcBorders>
              <w:bottom w:val="single" w:sz="4" w:space="0" w:color="000000"/>
            </w:tcBorders>
          </w:tcPr>
          <w:p w14:paraId="2A3C47F7"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TMT-B (s)</w:t>
            </w:r>
          </w:p>
        </w:tc>
      </w:tr>
      <w:tr w:rsidR="0022750F" w:rsidRPr="003723B8" w14:paraId="6ABDDE07" w14:textId="77777777">
        <w:tc>
          <w:tcPr>
            <w:tcW w:w="1418" w:type="dxa"/>
            <w:tcBorders>
              <w:bottom w:val="single" w:sz="4" w:space="0" w:color="000000"/>
            </w:tcBorders>
          </w:tcPr>
          <w:p w14:paraId="011850E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Age group</w:t>
            </w:r>
          </w:p>
        </w:tc>
        <w:tc>
          <w:tcPr>
            <w:tcW w:w="567" w:type="dxa"/>
            <w:tcBorders>
              <w:bottom w:val="single" w:sz="4" w:space="0" w:color="000000"/>
            </w:tcBorders>
          </w:tcPr>
          <w:p w14:paraId="1CE46152" w14:textId="77777777" w:rsidR="0022750F" w:rsidRPr="003723B8"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n</w:t>
            </w:r>
          </w:p>
        </w:tc>
        <w:tc>
          <w:tcPr>
            <w:tcW w:w="1157" w:type="dxa"/>
            <w:tcBorders>
              <w:top w:val="single" w:sz="4" w:space="0" w:color="000000"/>
              <w:bottom w:val="single" w:sz="4" w:space="0" w:color="000000"/>
            </w:tcBorders>
          </w:tcPr>
          <w:p w14:paraId="0076517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562137C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5365F68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7" w:type="dxa"/>
            <w:tcBorders>
              <w:top w:val="single" w:sz="4" w:space="0" w:color="000000"/>
              <w:bottom w:val="single" w:sz="4" w:space="0" w:color="000000"/>
            </w:tcBorders>
          </w:tcPr>
          <w:p w14:paraId="09AF278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1F8B5BE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40507C5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r>
      <w:tr w:rsidR="0022750F" w:rsidRPr="003723B8" w14:paraId="5039ACC5" w14:textId="77777777">
        <w:tc>
          <w:tcPr>
            <w:tcW w:w="1418" w:type="dxa"/>
            <w:tcBorders>
              <w:top w:val="single" w:sz="4" w:space="0" w:color="000000"/>
            </w:tcBorders>
          </w:tcPr>
          <w:p w14:paraId="10FBB20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18 – 34 years</w:t>
            </w:r>
          </w:p>
        </w:tc>
        <w:tc>
          <w:tcPr>
            <w:tcW w:w="567" w:type="dxa"/>
            <w:tcBorders>
              <w:top w:val="single" w:sz="4" w:space="0" w:color="000000"/>
            </w:tcBorders>
          </w:tcPr>
          <w:p w14:paraId="22E85C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12</w:t>
            </w:r>
          </w:p>
        </w:tc>
        <w:tc>
          <w:tcPr>
            <w:tcW w:w="1157" w:type="dxa"/>
            <w:tcBorders>
              <w:top w:val="single" w:sz="4" w:space="0" w:color="000000"/>
            </w:tcBorders>
          </w:tcPr>
          <w:p w14:paraId="472BC4E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.3166</w:t>
            </w:r>
          </w:p>
        </w:tc>
        <w:tc>
          <w:tcPr>
            <w:tcW w:w="1158" w:type="dxa"/>
            <w:tcBorders>
              <w:top w:val="single" w:sz="4" w:space="0" w:color="000000"/>
            </w:tcBorders>
          </w:tcPr>
          <w:p w14:paraId="752ECF4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.0529</w:t>
            </w:r>
          </w:p>
        </w:tc>
        <w:tc>
          <w:tcPr>
            <w:tcW w:w="1158" w:type="dxa"/>
            <w:tcBorders>
              <w:top w:val="single" w:sz="4" w:space="0" w:color="000000"/>
            </w:tcBorders>
          </w:tcPr>
          <w:p w14:paraId="1FD3ABF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18.2</w:t>
            </w:r>
          </w:p>
        </w:tc>
        <w:tc>
          <w:tcPr>
            <w:tcW w:w="1157" w:type="dxa"/>
            <w:tcBorders>
              <w:top w:val="single" w:sz="4" w:space="0" w:color="000000"/>
            </w:tcBorders>
          </w:tcPr>
          <w:p w14:paraId="167816D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w:t>
            </w:r>
          </w:p>
        </w:tc>
        <w:tc>
          <w:tcPr>
            <w:tcW w:w="1158" w:type="dxa"/>
            <w:tcBorders>
              <w:top w:val="single" w:sz="4" w:space="0" w:color="000000"/>
            </w:tcBorders>
          </w:tcPr>
          <w:p w14:paraId="18110B3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39.94</w:t>
            </w:r>
          </w:p>
        </w:tc>
        <w:tc>
          <w:tcPr>
            <w:tcW w:w="1158" w:type="dxa"/>
            <w:tcBorders>
              <w:top w:val="single" w:sz="4" w:space="0" w:color="000000"/>
            </w:tcBorders>
          </w:tcPr>
          <w:p w14:paraId="60E870B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11.8</w:t>
            </w:r>
          </w:p>
        </w:tc>
      </w:tr>
      <w:tr w:rsidR="0022750F" w:rsidRPr="003723B8" w14:paraId="54DF3457" w14:textId="77777777">
        <w:tc>
          <w:tcPr>
            <w:tcW w:w="1418" w:type="dxa"/>
          </w:tcPr>
          <w:p w14:paraId="4FA5DE8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35 – 49 years </w:t>
            </w:r>
          </w:p>
        </w:tc>
        <w:tc>
          <w:tcPr>
            <w:tcW w:w="567" w:type="dxa"/>
          </w:tcPr>
          <w:p w14:paraId="2957B10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19</w:t>
            </w:r>
          </w:p>
        </w:tc>
        <w:tc>
          <w:tcPr>
            <w:tcW w:w="1157" w:type="dxa"/>
          </w:tcPr>
          <w:p w14:paraId="242EF8F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.3247</w:t>
            </w:r>
          </w:p>
        </w:tc>
        <w:tc>
          <w:tcPr>
            <w:tcW w:w="1158" w:type="dxa"/>
          </w:tcPr>
          <w:p w14:paraId="3910ED2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.058</w:t>
            </w:r>
          </w:p>
        </w:tc>
        <w:tc>
          <w:tcPr>
            <w:tcW w:w="1158" w:type="dxa"/>
          </w:tcPr>
          <w:p w14:paraId="59669C1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24.54</w:t>
            </w:r>
          </w:p>
        </w:tc>
        <w:tc>
          <w:tcPr>
            <w:tcW w:w="1157" w:type="dxa"/>
          </w:tcPr>
          <w:p w14:paraId="507F6E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7.09</w:t>
            </w:r>
          </w:p>
        </w:tc>
        <w:tc>
          <w:tcPr>
            <w:tcW w:w="1158" w:type="dxa"/>
          </w:tcPr>
          <w:p w14:paraId="43B97BE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45.92</w:t>
            </w:r>
          </w:p>
        </w:tc>
        <w:tc>
          <w:tcPr>
            <w:tcW w:w="1158" w:type="dxa"/>
          </w:tcPr>
          <w:p w14:paraId="3DD2A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10.54</w:t>
            </w:r>
          </w:p>
        </w:tc>
      </w:tr>
      <w:tr w:rsidR="0022750F" w:rsidRPr="003723B8" w14:paraId="784B84F2" w14:textId="77777777">
        <w:tc>
          <w:tcPr>
            <w:tcW w:w="1418" w:type="dxa"/>
          </w:tcPr>
          <w:p w14:paraId="11E7C26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50 – 64 years</w:t>
            </w:r>
          </w:p>
        </w:tc>
        <w:tc>
          <w:tcPr>
            <w:tcW w:w="567" w:type="dxa"/>
          </w:tcPr>
          <w:p w14:paraId="031A9AC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w:t>
            </w:r>
          </w:p>
        </w:tc>
        <w:tc>
          <w:tcPr>
            <w:tcW w:w="1157" w:type="dxa"/>
          </w:tcPr>
          <w:p w14:paraId="2EAF98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.3278</w:t>
            </w:r>
          </w:p>
        </w:tc>
        <w:tc>
          <w:tcPr>
            <w:tcW w:w="1158" w:type="dxa"/>
          </w:tcPr>
          <w:p w14:paraId="2182333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.0543</w:t>
            </w:r>
          </w:p>
        </w:tc>
        <w:tc>
          <w:tcPr>
            <w:tcW w:w="1158" w:type="dxa"/>
          </w:tcPr>
          <w:p w14:paraId="1AF4BA0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27.14</w:t>
            </w:r>
          </w:p>
        </w:tc>
        <w:tc>
          <w:tcPr>
            <w:tcW w:w="1157" w:type="dxa"/>
          </w:tcPr>
          <w:p w14:paraId="3992471C"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7.48</w:t>
            </w:r>
          </w:p>
        </w:tc>
        <w:tc>
          <w:tcPr>
            <w:tcW w:w="1158" w:type="dxa"/>
          </w:tcPr>
          <w:p w14:paraId="3BBED47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59.02</w:t>
            </w:r>
          </w:p>
        </w:tc>
        <w:tc>
          <w:tcPr>
            <w:tcW w:w="1158" w:type="dxa"/>
          </w:tcPr>
          <w:p w14:paraId="22E9A42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16.16</w:t>
            </w:r>
          </w:p>
        </w:tc>
      </w:tr>
      <w:tr w:rsidR="0022750F" w:rsidRPr="003723B8" w14:paraId="622982A8" w14:textId="77777777">
        <w:tc>
          <w:tcPr>
            <w:tcW w:w="1418" w:type="dxa"/>
            <w:tcBorders>
              <w:bottom w:val="single" w:sz="4" w:space="0" w:color="000000"/>
            </w:tcBorders>
          </w:tcPr>
          <w:p w14:paraId="04381FC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65 – 80 years </w:t>
            </w:r>
          </w:p>
        </w:tc>
        <w:tc>
          <w:tcPr>
            <w:tcW w:w="567" w:type="dxa"/>
            <w:tcBorders>
              <w:bottom w:val="single" w:sz="4" w:space="0" w:color="000000"/>
            </w:tcBorders>
          </w:tcPr>
          <w:p w14:paraId="782772B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w:t>
            </w:r>
          </w:p>
        </w:tc>
        <w:tc>
          <w:tcPr>
            <w:tcW w:w="1157" w:type="dxa"/>
            <w:tcBorders>
              <w:bottom w:val="single" w:sz="4" w:space="0" w:color="000000"/>
            </w:tcBorders>
          </w:tcPr>
          <w:p w14:paraId="1C6A1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.3337</w:t>
            </w:r>
          </w:p>
        </w:tc>
        <w:tc>
          <w:tcPr>
            <w:tcW w:w="1158" w:type="dxa"/>
            <w:tcBorders>
              <w:bottom w:val="single" w:sz="4" w:space="0" w:color="000000"/>
            </w:tcBorders>
          </w:tcPr>
          <w:p w14:paraId="2C82C63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.0177</w:t>
            </w:r>
          </w:p>
        </w:tc>
        <w:tc>
          <w:tcPr>
            <w:tcW w:w="1158" w:type="dxa"/>
            <w:tcBorders>
              <w:bottom w:val="single" w:sz="4" w:space="0" w:color="000000"/>
            </w:tcBorders>
          </w:tcPr>
          <w:p w14:paraId="2FFB266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34.57</w:t>
            </w:r>
          </w:p>
        </w:tc>
        <w:tc>
          <w:tcPr>
            <w:tcW w:w="1157" w:type="dxa"/>
            <w:tcBorders>
              <w:bottom w:val="single" w:sz="4" w:space="0" w:color="000000"/>
            </w:tcBorders>
          </w:tcPr>
          <w:p w14:paraId="50FD82B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9.97</w:t>
            </w:r>
          </w:p>
        </w:tc>
        <w:tc>
          <w:tcPr>
            <w:tcW w:w="1158" w:type="dxa"/>
            <w:tcBorders>
              <w:bottom w:val="single" w:sz="4" w:space="0" w:color="000000"/>
            </w:tcBorders>
          </w:tcPr>
          <w:p w14:paraId="288C173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65.13</w:t>
            </w:r>
          </w:p>
        </w:tc>
        <w:tc>
          <w:tcPr>
            <w:tcW w:w="1158" w:type="dxa"/>
            <w:tcBorders>
              <w:bottom w:val="single" w:sz="4" w:space="0" w:color="000000"/>
            </w:tcBorders>
          </w:tcPr>
          <w:p w14:paraId="2162B0E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21.3</w:t>
            </w:r>
          </w:p>
        </w:tc>
      </w:tr>
    </w:tbl>
    <w:p w14:paraId="6D8640B8"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6F64B2E"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 xml:space="preserve">Hierarchical cluster analysis. </w:t>
      </w:r>
    </w:p>
    <w:p w14:paraId="41AF178D"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sz w:val="24"/>
          <w:szCs w:val="24"/>
        </w:rPr>
        <w:t>As mentioned above, cluster analysis is primarily an exploratory method, meaning that it does not follow a straightforward, single-step procedure but rather involves a multi-stage process, with each step depends on the outcome of the previous one (Bacher &amp; Wenzig, 2010). Consequently, the analysis and interpretation of results may require revisiting certain steps, particularly when the initial outcomes do not allow for a meaningful interpretation (</w:t>
      </w:r>
      <w:commentRangeStart w:id="81"/>
      <w:r w:rsidRPr="003723B8">
        <w:rPr>
          <w:rFonts w:ascii="Times New Roman" w:eastAsia="Times New Roman" w:hAnsi="Times New Roman" w:cs="Times New Roman"/>
          <w:sz w:val="24"/>
          <w:szCs w:val="24"/>
        </w:rPr>
        <w:t>Backhaus et al</w:t>
      </w:r>
      <w:commentRangeEnd w:id="81"/>
      <w:r w:rsidRPr="003723B8">
        <w:rPr>
          <w:rFonts w:ascii="Times New Roman" w:hAnsi="Times New Roman" w:cs="Times New Roman"/>
          <w:sz w:val="24"/>
          <w:szCs w:val="24"/>
        </w:rPr>
        <w:commentReference w:id="81"/>
      </w:r>
      <w:r w:rsidRPr="003723B8">
        <w:rPr>
          <w:rFonts w:ascii="Times New Roman" w:eastAsia="Times New Roman" w:hAnsi="Times New Roman" w:cs="Times New Roman"/>
          <w:sz w:val="24"/>
          <w:szCs w:val="24"/>
        </w:rPr>
        <w:t xml:space="preserve">., 2011). The goal was to identify the best possible solution for the dataset. </w:t>
      </w:r>
    </w:p>
    <w:p w14:paraId="75274F04" w14:textId="77777777" w:rsidR="0022750F" w:rsidRPr="003723B8" w:rsidRDefault="00000000">
      <w:pP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sz w:val="24"/>
          <w:szCs w:val="24"/>
        </w:rPr>
        <w:t xml:space="preserve">Initially, both a hierarchical cluster analysis approach and k-means clustering were performed on the preprocessed data to identify clusters among participants. However, hierarchical clustering was chosen for reporting and further analysis as it </w:t>
      </w:r>
      <w:commentRangeStart w:id="82"/>
      <w:commentRangeStart w:id="83"/>
      <w:r w:rsidRPr="003723B8">
        <w:rPr>
          <w:rFonts w:ascii="Times New Roman" w:eastAsia="Times New Roman" w:hAnsi="Times New Roman" w:cs="Times New Roman"/>
          <w:sz w:val="24"/>
          <w:szCs w:val="24"/>
        </w:rPr>
        <w:t xml:space="preserve">provided a clearer </w:t>
      </w:r>
      <w:commentRangeEnd w:id="82"/>
      <w:r w:rsidRPr="003723B8">
        <w:rPr>
          <w:rFonts w:ascii="Times New Roman" w:hAnsi="Times New Roman" w:cs="Times New Roman"/>
          <w:sz w:val="24"/>
          <w:szCs w:val="24"/>
        </w:rPr>
        <w:commentReference w:id="82"/>
      </w:r>
      <w:commentRangeEnd w:id="83"/>
      <w:r w:rsidRPr="003723B8">
        <w:rPr>
          <w:rFonts w:ascii="Times New Roman" w:hAnsi="Times New Roman" w:cs="Times New Roman"/>
          <w:sz w:val="24"/>
          <w:szCs w:val="24"/>
        </w:rPr>
        <w:commentReference w:id="83"/>
      </w:r>
      <w:r w:rsidRPr="003723B8">
        <w:rPr>
          <w:rFonts w:ascii="Times New Roman" w:eastAsia="Times New Roman" w:hAnsi="Times New Roman" w:cs="Times New Roman"/>
          <w:sz w:val="24"/>
          <w:szCs w:val="24"/>
        </w:rPr>
        <w:t xml:space="preserve">and more interpretable classification of participants (see Appendix for k-means clustering results). </w:t>
      </w:r>
    </w:p>
    <w:p w14:paraId="000F41A5"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Selection of variables</w:t>
      </w:r>
    </w:p>
    <w:p w14:paraId="64560DB6" w14:textId="77777777" w:rsidR="0022750F" w:rsidRPr="003723B8" w:rsidRDefault="00000000">
      <w:pPr>
        <w:ind w:firstLine="0"/>
        <w:jc w:val="left"/>
        <w:rPr>
          <w:rFonts w:ascii="Times New Roman" w:eastAsia="Times New Roman" w:hAnsi="Times New Roman" w:cs="Times New Roman"/>
          <w:sz w:val="24"/>
          <w:szCs w:val="24"/>
        </w:rPr>
      </w:pPr>
      <w:commentRangeStart w:id="84"/>
      <w:commentRangeStart w:id="85"/>
      <w:r w:rsidRPr="003723B8">
        <w:rPr>
          <w:rFonts w:ascii="Times New Roman" w:eastAsia="Times New Roman" w:hAnsi="Times New Roman" w:cs="Times New Roman"/>
          <w:sz w:val="24"/>
          <w:szCs w:val="24"/>
        </w:rPr>
        <w:t xml:space="preserve">It is generally impossible to predict in advance which combination of variables, similarity measures, and clustering techniques will result in measningful and informative classifications.  </w:t>
      </w:r>
      <w:commentRangeEnd w:id="84"/>
      <w:r w:rsidRPr="003723B8">
        <w:rPr>
          <w:rFonts w:ascii="Times New Roman" w:hAnsi="Times New Roman" w:cs="Times New Roman"/>
          <w:sz w:val="24"/>
          <w:szCs w:val="24"/>
        </w:rPr>
        <w:commentReference w:id="84"/>
      </w:r>
      <w:r w:rsidRPr="003723B8">
        <w:rPr>
          <w:rFonts w:ascii="Times New Roman" w:eastAsia="Times New Roman" w:hAnsi="Times New Roman" w:cs="Times New Roman"/>
          <w:sz w:val="24"/>
          <w:szCs w:val="24"/>
        </w:rPr>
        <w:t xml:space="preserve">Therefore, different combinations of variables were tested, to find the best possible solution. </w:t>
      </w:r>
      <w:commentRangeEnd w:id="85"/>
      <w:r w:rsidRPr="003723B8">
        <w:rPr>
          <w:rFonts w:ascii="Times New Roman" w:hAnsi="Times New Roman" w:cs="Times New Roman"/>
          <w:sz w:val="24"/>
          <w:szCs w:val="24"/>
        </w:rPr>
        <w:commentReference w:id="85"/>
      </w:r>
      <w:r w:rsidRPr="003723B8">
        <w:rPr>
          <w:rFonts w:ascii="Times New Roman" w:eastAsia="Times New Roman" w:hAnsi="Times New Roman" w:cs="Times New Roman"/>
          <w:sz w:val="24"/>
          <w:szCs w:val="24"/>
        </w:rPr>
        <w:t xml:space="preserve">Initially, the the standardized variables PVT reaction time, TMT A, TMT B, n-back miss 1 and n-back miss 2 were used as cluster variables. TMT_diff and MoCA were excluded from the clustering process, as cluster variables should meet specific criteria, including relevance for grouping, measurability (ensured by standardizing the test data), representativeness, and independence (Bacher &amp; Wenzig, 2010; Backhaus et al., 2011; Everitt et al., 2011; Wentura &amp; Pospeschill, 2015). TMT_diff was excluded due to its lack of independence, </w:t>
      </w:r>
      <w:commentRangeStart w:id="86"/>
      <w:r w:rsidRPr="003723B8">
        <w:rPr>
          <w:rFonts w:ascii="Times New Roman" w:eastAsia="Times New Roman" w:hAnsi="Times New Roman" w:cs="Times New Roman"/>
          <w:sz w:val="24"/>
          <w:szCs w:val="24"/>
        </w:rPr>
        <w:t>as it is highl</w:t>
      </w:r>
      <w:commentRangeStart w:id="87"/>
      <w:r w:rsidRPr="003723B8">
        <w:rPr>
          <w:rFonts w:ascii="Times New Roman" w:eastAsia="Times New Roman" w:hAnsi="Times New Roman" w:cs="Times New Roman"/>
          <w:sz w:val="24"/>
          <w:szCs w:val="24"/>
        </w:rPr>
        <w:t xml:space="preserve">y correlated </w:t>
      </w:r>
      <w:commentRangeEnd w:id="87"/>
      <w:r w:rsidRPr="003723B8">
        <w:rPr>
          <w:rFonts w:ascii="Times New Roman" w:hAnsi="Times New Roman" w:cs="Times New Roman"/>
          <w:sz w:val="24"/>
          <w:szCs w:val="24"/>
        </w:rPr>
        <w:commentReference w:id="87"/>
      </w:r>
      <w:r w:rsidRPr="003723B8">
        <w:rPr>
          <w:rFonts w:ascii="Times New Roman" w:eastAsia="Times New Roman" w:hAnsi="Times New Roman" w:cs="Times New Roman"/>
          <w:sz w:val="24"/>
          <w:szCs w:val="24"/>
        </w:rPr>
        <w:t>with TMT-A and TMT-B</w:t>
      </w:r>
      <w:commentRangeEnd w:id="86"/>
      <w:r w:rsidRPr="003723B8">
        <w:rPr>
          <w:rFonts w:ascii="Times New Roman" w:hAnsi="Times New Roman" w:cs="Times New Roman"/>
          <w:sz w:val="24"/>
          <w:szCs w:val="24"/>
        </w:rPr>
        <w:commentReference w:id="86"/>
      </w:r>
      <w:r w:rsidRPr="003723B8">
        <w:rPr>
          <w:rFonts w:ascii="Times New Roman" w:eastAsia="Times New Roman" w:hAnsi="Times New Roman" w:cs="Times New Roman"/>
          <w:sz w:val="24"/>
          <w:szCs w:val="24"/>
        </w:rPr>
        <w:t xml:space="preserve">. However TMT-A, TMT-B and PVT are also </w:t>
      </w:r>
      <w:commentRangeStart w:id="88"/>
      <w:r w:rsidRPr="003723B8">
        <w:rPr>
          <w:rFonts w:ascii="Times New Roman" w:eastAsia="Times New Roman" w:hAnsi="Times New Roman" w:cs="Times New Roman"/>
          <w:sz w:val="24"/>
          <w:szCs w:val="24"/>
        </w:rPr>
        <w:t>correlated</w:t>
      </w:r>
      <w:commentRangeEnd w:id="88"/>
      <w:r w:rsidRPr="003723B8">
        <w:rPr>
          <w:rFonts w:ascii="Times New Roman" w:hAnsi="Times New Roman" w:cs="Times New Roman"/>
          <w:sz w:val="24"/>
          <w:szCs w:val="24"/>
        </w:rPr>
        <w:commentReference w:id="88"/>
      </w:r>
      <w:r w:rsidRPr="003723B8">
        <w:rPr>
          <w:rFonts w:ascii="Times New Roman" w:eastAsia="Times New Roman" w:hAnsi="Times New Roman" w:cs="Times New Roman"/>
          <w:sz w:val="24"/>
          <w:szCs w:val="24"/>
        </w:rPr>
        <w:t xml:space="preserve">. This raises the question of whether two of them should have been excluded as well. If varibales are highly correlated, they may introduce implicit weighting, leading to biased clustering results (cite). However, as all three variables are similarly correlated and all </w:t>
      </w:r>
      <w:r w:rsidRPr="003723B8">
        <w:rPr>
          <w:rFonts w:ascii="Times New Roman" w:eastAsia="Times New Roman" w:hAnsi="Times New Roman" w:cs="Times New Roman"/>
          <w:sz w:val="24"/>
          <w:szCs w:val="24"/>
        </w:rPr>
        <w:lastRenderedPageBreak/>
        <w:t xml:space="preserve">measures of cognition, the impact of their dependancy might be negligible. Cluster results </w:t>
      </w:r>
      <w:commentRangeStart w:id="89"/>
      <w:r w:rsidRPr="003723B8">
        <w:rPr>
          <w:rFonts w:ascii="Times New Roman" w:eastAsia="Times New Roman" w:hAnsi="Times New Roman" w:cs="Times New Roman"/>
          <w:sz w:val="24"/>
          <w:szCs w:val="24"/>
        </w:rPr>
        <w:t xml:space="preserve">with different variable combinations </w:t>
      </w:r>
      <w:commentRangeEnd w:id="89"/>
      <w:r w:rsidRPr="003723B8">
        <w:rPr>
          <w:rFonts w:ascii="Times New Roman" w:hAnsi="Times New Roman" w:cs="Times New Roman"/>
          <w:sz w:val="24"/>
          <w:szCs w:val="24"/>
        </w:rPr>
        <w:commentReference w:id="89"/>
      </w:r>
      <w:r w:rsidRPr="003723B8">
        <w:rPr>
          <w:rFonts w:ascii="Times New Roman" w:eastAsia="Times New Roman" w:hAnsi="Times New Roman" w:cs="Times New Roman"/>
          <w:sz w:val="24"/>
          <w:szCs w:val="24"/>
        </w:rPr>
        <w:t xml:space="preserve">indicated that including all three produced the </w:t>
      </w:r>
      <w:commentRangeStart w:id="90"/>
      <w:r w:rsidRPr="003723B8">
        <w:rPr>
          <w:rFonts w:ascii="Times New Roman" w:eastAsia="Times New Roman" w:hAnsi="Times New Roman" w:cs="Times New Roman"/>
          <w:sz w:val="24"/>
          <w:szCs w:val="24"/>
        </w:rPr>
        <w:t>most promising one.</w:t>
      </w:r>
      <w:commentRangeEnd w:id="90"/>
      <w:r w:rsidRPr="003723B8">
        <w:rPr>
          <w:rFonts w:ascii="Times New Roman" w:hAnsi="Times New Roman" w:cs="Times New Roman"/>
          <w:sz w:val="24"/>
          <w:szCs w:val="24"/>
        </w:rPr>
        <w:commentReference w:id="90"/>
      </w:r>
      <w:r w:rsidRPr="003723B8">
        <w:rPr>
          <w:rFonts w:ascii="Times New Roman" w:eastAsia="Times New Roman" w:hAnsi="Times New Roman" w:cs="Times New Roman"/>
          <w:sz w:val="24"/>
          <w:szCs w:val="24"/>
        </w:rPr>
        <w:t xml:space="preserve"> </w:t>
      </w:r>
      <w:commentRangeStart w:id="91"/>
      <w:r w:rsidRPr="003723B8">
        <w:rPr>
          <w:rFonts w:ascii="Times New Roman" w:eastAsia="Times New Roman" w:hAnsi="Times New Roman" w:cs="Times New Roman"/>
          <w:sz w:val="24"/>
          <w:szCs w:val="24"/>
        </w:rPr>
        <w:t>The binary MoCA variable was not included as it does not provide enough information to be relevant for cluszering</w:t>
      </w:r>
      <w:commentRangeEnd w:id="91"/>
      <w:r w:rsidRPr="003723B8">
        <w:rPr>
          <w:rFonts w:ascii="Times New Roman" w:hAnsi="Times New Roman" w:cs="Times New Roman"/>
          <w:sz w:val="24"/>
          <w:szCs w:val="24"/>
        </w:rPr>
        <w:commentReference w:id="91"/>
      </w:r>
      <w:r w:rsidRPr="003723B8">
        <w:rPr>
          <w:rFonts w:ascii="Times New Roman" w:eastAsia="Times New Roman" w:hAnsi="Times New Roman" w:cs="Times New Roman"/>
          <w:sz w:val="24"/>
          <w:szCs w:val="24"/>
        </w:rPr>
        <w:t xml:space="preserve">. </w:t>
      </w:r>
      <w:commentRangeStart w:id="92"/>
      <w:commentRangeStart w:id="93"/>
      <w:r w:rsidRPr="003723B8">
        <w:rPr>
          <w:rFonts w:ascii="Times New Roman" w:eastAsia="Times New Roman" w:hAnsi="Times New Roman" w:cs="Times New Roman"/>
          <w:sz w:val="24"/>
          <w:szCs w:val="24"/>
        </w:rPr>
        <w:t>Moreover, the goal of this study was to investigate different performance levels in objective cognitive task, whereas MoCA already categorically determines whether a person has cognitive impairment or not. Therefore, it is of more interest to compare the clusters based on MoCA scores to assess how well MoCA detects cognitive difficulties in this study population</w:t>
      </w:r>
      <w:commentRangeEnd w:id="92"/>
      <w:r w:rsidRPr="003723B8">
        <w:rPr>
          <w:rFonts w:ascii="Times New Roman" w:hAnsi="Times New Roman" w:cs="Times New Roman"/>
          <w:sz w:val="24"/>
          <w:szCs w:val="24"/>
        </w:rPr>
        <w:commentReference w:id="92"/>
      </w:r>
      <w:r w:rsidRPr="003723B8">
        <w:rPr>
          <w:rFonts w:ascii="Times New Roman" w:eastAsia="Times New Roman" w:hAnsi="Times New Roman" w:cs="Times New Roman"/>
          <w:sz w:val="24"/>
          <w:szCs w:val="24"/>
        </w:rPr>
        <w:t xml:space="preserve">. </w:t>
      </w:r>
      <w:commentRangeEnd w:id="93"/>
      <w:r w:rsidRPr="003723B8">
        <w:rPr>
          <w:rFonts w:ascii="Times New Roman" w:hAnsi="Times New Roman" w:cs="Times New Roman"/>
          <w:sz w:val="24"/>
          <w:szCs w:val="24"/>
        </w:rPr>
        <w:commentReference w:id="93"/>
      </w:r>
    </w:p>
    <w:p w14:paraId="5458F6D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inclusion of the two n-back variables resulted in poor clustering outcomes, as overall performance on these tasks (esspecially </w:t>
      </w:r>
      <w:commentRangeStart w:id="94"/>
      <w:r w:rsidRPr="003723B8">
        <w:rPr>
          <w:rFonts w:ascii="Times New Roman" w:eastAsia="Times New Roman" w:hAnsi="Times New Roman" w:cs="Times New Roman"/>
          <w:color w:val="000000"/>
          <w:sz w:val="24"/>
          <w:szCs w:val="24"/>
        </w:rPr>
        <w:t>on the 2-back task</w:t>
      </w:r>
      <w:commentRangeEnd w:id="94"/>
      <w:r w:rsidRPr="003723B8">
        <w:rPr>
          <w:rFonts w:ascii="Times New Roman" w:hAnsi="Times New Roman" w:cs="Times New Roman"/>
          <w:sz w:val="24"/>
          <w:szCs w:val="24"/>
        </w:rPr>
        <w:commentReference w:id="94"/>
      </w:r>
      <w:r w:rsidRPr="003723B8">
        <w:rPr>
          <w:rFonts w:ascii="Times New Roman" w:eastAsia="Times New Roman" w:hAnsi="Times New Roman" w:cs="Times New Roman"/>
          <w:color w:val="000000"/>
          <w:sz w:val="24"/>
          <w:szCs w:val="24"/>
        </w:rPr>
        <w:t xml:space="preserve">) was generally low across participants. Consequently, these variables were excluded </w:t>
      </w:r>
      <w:commentRangeStart w:id="95"/>
      <w:r w:rsidRPr="003723B8">
        <w:rPr>
          <w:rFonts w:ascii="Times New Roman" w:eastAsia="Times New Roman" w:hAnsi="Times New Roman" w:cs="Times New Roman"/>
          <w:color w:val="000000"/>
          <w:sz w:val="24"/>
          <w:szCs w:val="24"/>
        </w:rPr>
        <w:t>from further analysis</w:t>
      </w:r>
      <w:commentRangeEnd w:id="95"/>
      <w:r w:rsidRPr="003723B8">
        <w:rPr>
          <w:rFonts w:ascii="Times New Roman" w:hAnsi="Times New Roman" w:cs="Times New Roman"/>
          <w:sz w:val="24"/>
          <w:szCs w:val="24"/>
        </w:rPr>
        <w:commentReference w:id="95"/>
      </w:r>
      <w:r w:rsidRPr="003723B8">
        <w:rPr>
          <w:rFonts w:ascii="Times New Roman" w:eastAsia="Times New Roman" w:hAnsi="Times New Roman" w:cs="Times New Roman"/>
          <w:color w:val="000000"/>
          <w:sz w:val="24"/>
          <w:szCs w:val="24"/>
        </w:rPr>
        <w:t xml:space="preserve">. </w:t>
      </w:r>
    </w:p>
    <w:p w14:paraId="7402FAB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Clustering Methodology</w:t>
      </w:r>
    </w:p>
    <w:p w14:paraId="3158F91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next step (remember, that the is no strict order) was to determine an appropriate proximity measure and clustering algorithm. </w:t>
      </w:r>
    </w:p>
    <w:p w14:paraId="3D5829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 xml:space="preserve">Choosing of Proximity </w:t>
      </w:r>
      <w:commentRangeStart w:id="96"/>
      <w:r w:rsidRPr="003723B8">
        <w:rPr>
          <w:rFonts w:ascii="Times New Roman" w:eastAsia="Times New Roman" w:hAnsi="Times New Roman" w:cs="Times New Roman"/>
          <w:b/>
          <w:color w:val="000000"/>
          <w:sz w:val="24"/>
          <w:szCs w:val="24"/>
        </w:rPr>
        <w:t>measur</w:t>
      </w:r>
      <w:commentRangeEnd w:id="96"/>
      <w:r w:rsidRPr="003723B8">
        <w:rPr>
          <w:rFonts w:ascii="Times New Roman" w:hAnsi="Times New Roman" w:cs="Times New Roman"/>
          <w:sz w:val="24"/>
          <w:szCs w:val="24"/>
        </w:rPr>
        <w:commentReference w:id="96"/>
      </w:r>
      <w:r w:rsidRPr="003723B8">
        <w:rPr>
          <w:rFonts w:ascii="Times New Roman" w:eastAsia="Times New Roman" w:hAnsi="Times New Roman" w:cs="Times New Roman"/>
          <w:b/>
          <w:color w:val="000000"/>
          <w:sz w:val="24"/>
          <w:szCs w:val="24"/>
        </w:rPr>
        <w:t>e</w:t>
      </w:r>
    </w:p>
    <w:p w14:paraId="7A3E729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97"/>
      <w:r w:rsidRPr="003723B8">
        <w:rPr>
          <w:rFonts w:ascii="Times New Roman" w:eastAsia="Times New Roman" w:hAnsi="Times New Roman" w:cs="Times New Roman"/>
          <w:color w:val="000000"/>
          <w:sz w:val="24"/>
          <w:szCs w:val="24"/>
        </w:rPr>
        <w:t xml:space="preserve">The starting point of the cluster analysis is a raw data matrix containing </w:t>
      </w:r>
      <w:r w:rsidRPr="003723B8">
        <w:rPr>
          <w:rFonts w:ascii="Times New Roman" w:eastAsia="Times New Roman" w:hAnsi="Times New Roman" w:cs="Times New Roman"/>
          <w:i/>
          <w:color w:val="000000"/>
          <w:sz w:val="24"/>
          <w:szCs w:val="24"/>
        </w:rPr>
        <w:t xml:space="preserve">N </w:t>
      </w:r>
      <w:r w:rsidRPr="003723B8">
        <w:rPr>
          <w:rFonts w:ascii="Times New Roman" w:eastAsia="Times New Roman" w:hAnsi="Times New Roman" w:cs="Times New Roman"/>
          <w:color w:val="000000"/>
          <w:sz w:val="24"/>
          <w:szCs w:val="24"/>
        </w:rPr>
        <w:t xml:space="preserve">objects (in this case, 70 participants) described by </w:t>
      </w:r>
      <w:r w:rsidRPr="003723B8">
        <w:rPr>
          <w:rFonts w:ascii="Times New Roman" w:eastAsia="Times New Roman" w:hAnsi="Times New Roman" w:cs="Times New Roman"/>
          <w:i/>
          <w:color w:val="000000"/>
          <w:sz w:val="24"/>
          <w:szCs w:val="24"/>
        </w:rPr>
        <w:t xml:space="preserve">J </w:t>
      </w:r>
      <w:r w:rsidRPr="003723B8">
        <w:rPr>
          <w:rFonts w:ascii="Times New Roman" w:eastAsia="Times New Roman" w:hAnsi="Times New Roman" w:cs="Times New Roman"/>
          <w:color w:val="000000"/>
          <w:sz w:val="24"/>
          <w:szCs w:val="24"/>
        </w:rPr>
        <w:t xml:space="preserve">variables (PVT, TMT-A and TMT-B). To quantify the relationships between these objects, a statistical measure is required to transforme the data into a distance or similarity matrix, which provides a numerical representation of how similar or dissimilar the objects are. </w:t>
      </w:r>
      <w:commentRangeStart w:id="98"/>
      <w:r w:rsidRPr="003723B8">
        <w:rPr>
          <w:rFonts w:ascii="Times New Roman" w:eastAsia="Times New Roman" w:hAnsi="Times New Roman" w:cs="Times New Roman"/>
          <w:color w:val="000000"/>
          <w:sz w:val="24"/>
          <w:szCs w:val="24"/>
        </w:rPr>
        <w:t>Similarity measures reflect the degree of resemblance between two objects, with higher values indicating greater similarity. In contrast, distance measures capture dissimilarity, where larger values signify greater differences between objects.</w:t>
      </w:r>
      <w:commentRangeEnd w:id="98"/>
      <w:r w:rsidRPr="003723B8">
        <w:rPr>
          <w:rFonts w:ascii="Times New Roman" w:hAnsi="Times New Roman" w:cs="Times New Roman"/>
          <w:sz w:val="24"/>
          <w:szCs w:val="24"/>
        </w:rPr>
        <w:commentReference w:id="98"/>
      </w:r>
      <w:r w:rsidRPr="003723B8">
        <w:rPr>
          <w:rFonts w:ascii="Times New Roman" w:eastAsia="Times New Roman" w:hAnsi="Times New Roman" w:cs="Times New Roman"/>
          <w:color w:val="000000"/>
          <w:sz w:val="24"/>
          <w:szCs w:val="24"/>
        </w:rPr>
        <w:t xml:space="preserve"> I</w:t>
      </w:r>
      <w:commentRangeStart w:id="99"/>
      <w:r w:rsidRPr="003723B8">
        <w:rPr>
          <w:rFonts w:ascii="Times New Roman" w:eastAsia="Times New Roman" w:hAnsi="Times New Roman" w:cs="Times New Roman"/>
          <w:color w:val="000000"/>
          <w:sz w:val="24"/>
          <w:szCs w:val="24"/>
        </w:rPr>
        <w:t xml:space="preserve">f two objects are identical, the distance between them is zero. </w:t>
      </w:r>
      <w:commentRangeEnd w:id="99"/>
      <w:r w:rsidRPr="003723B8">
        <w:rPr>
          <w:rFonts w:ascii="Times New Roman" w:hAnsi="Times New Roman" w:cs="Times New Roman"/>
          <w:sz w:val="24"/>
          <w:szCs w:val="24"/>
        </w:rPr>
        <w:commentReference w:id="99"/>
      </w:r>
    </w:p>
    <w:p w14:paraId="48BEF46E"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In this study, a distance matrix, more specific, Euclidean distance was chosen. The resulting distance matrix served as the basis for the clustering algorithm. </w:t>
      </w:r>
      <w:commentRangeEnd w:id="97"/>
      <w:r w:rsidRPr="003723B8">
        <w:rPr>
          <w:rFonts w:ascii="Times New Roman" w:hAnsi="Times New Roman" w:cs="Times New Roman"/>
          <w:sz w:val="24"/>
          <w:szCs w:val="24"/>
        </w:rPr>
        <w:commentReference w:id="97"/>
      </w:r>
    </w:p>
    <w:p w14:paraId="60B3F74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algorithm</w:t>
      </w:r>
    </w:p>
    <w:p w14:paraId="732143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 It is considered a reliable algorithm, provided that the variables are on a metric scale, are</w:t>
      </w:r>
      <w:commentRangeStart w:id="100"/>
      <w:r w:rsidRPr="003723B8">
        <w:rPr>
          <w:rFonts w:ascii="Times New Roman" w:eastAsia="Times New Roman" w:hAnsi="Times New Roman" w:cs="Times New Roman"/>
          <w:color w:val="000000"/>
          <w:sz w:val="24"/>
          <w:szCs w:val="24"/>
        </w:rPr>
        <w:t xml:space="preserve"> </w:t>
      </w:r>
      <w:commentRangeEnd w:id="100"/>
      <w:r w:rsidRPr="003723B8">
        <w:rPr>
          <w:rFonts w:ascii="Times New Roman" w:hAnsi="Times New Roman" w:cs="Times New Roman"/>
          <w:sz w:val="24"/>
          <w:szCs w:val="24"/>
        </w:rPr>
        <w:commentReference w:id="100"/>
      </w:r>
      <w:r w:rsidRPr="003723B8">
        <w:rPr>
          <w:rFonts w:ascii="Times New Roman" w:eastAsia="Times New Roman" w:hAnsi="Times New Roman" w:cs="Times New Roman"/>
          <w:color w:val="000000"/>
          <w:sz w:val="24"/>
          <w:szCs w:val="24"/>
        </w:rPr>
        <w:t>uncorrelated, and do not conta</w:t>
      </w:r>
      <w:commentRangeStart w:id="101"/>
      <w:r w:rsidRPr="003723B8">
        <w:rPr>
          <w:rFonts w:ascii="Times New Roman" w:eastAsia="Times New Roman" w:hAnsi="Times New Roman" w:cs="Times New Roman"/>
          <w:color w:val="000000"/>
          <w:sz w:val="24"/>
          <w:szCs w:val="24"/>
        </w:rPr>
        <w:t>i</w:t>
      </w:r>
      <w:commentRangeEnd w:id="101"/>
      <w:r w:rsidRPr="003723B8">
        <w:rPr>
          <w:rFonts w:ascii="Times New Roman" w:hAnsi="Times New Roman" w:cs="Times New Roman"/>
          <w:sz w:val="24"/>
          <w:szCs w:val="24"/>
        </w:rPr>
        <w:commentReference w:id="101"/>
      </w:r>
      <w:r w:rsidRPr="003723B8">
        <w:rPr>
          <w:rFonts w:ascii="Times New Roman" w:eastAsia="Times New Roman" w:hAnsi="Times New Roman" w:cs="Times New Roman"/>
          <w:color w:val="000000"/>
          <w:sz w:val="24"/>
          <w:szCs w:val="24"/>
        </w:rPr>
        <w:t xml:space="preserve">n outliers (Wentura &amp; Pospeschill, 2015). </w:t>
      </w:r>
      <w:commentRangeStart w:id="102"/>
      <w:commentRangeStart w:id="103"/>
      <w:r w:rsidRPr="003723B8">
        <w:rPr>
          <w:rFonts w:ascii="Times New Roman" w:eastAsia="Times New Roman" w:hAnsi="Times New Roman" w:cs="Times New Roman"/>
          <w:color w:val="000000"/>
          <w:sz w:val="24"/>
          <w:szCs w:val="24"/>
        </w:rPr>
        <w:t xml:space="preserve">Ward’s method is considered as an conservative approach, meaning it tends to form clusters of similar size. </w:t>
      </w:r>
      <w:commentRangeEnd w:id="102"/>
      <w:r w:rsidRPr="003723B8">
        <w:rPr>
          <w:rFonts w:ascii="Times New Roman" w:hAnsi="Times New Roman" w:cs="Times New Roman"/>
          <w:sz w:val="24"/>
          <w:szCs w:val="24"/>
        </w:rPr>
        <w:commentReference w:id="102"/>
      </w:r>
      <w:commentRangeEnd w:id="103"/>
      <w:r w:rsidRPr="003723B8">
        <w:rPr>
          <w:rFonts w:ascii="Times New Roman" w:hAnsi="Times New Roman" w:cs="Times New Roman"/>
          <w:sz w:val="24"/>
          <w:szCs w:val="24"/>
        </w:rPr>
        <w:commentReference w:id="103"/>
      </w:r>
    </w:p>
    <w:p w14:paraId="5E28F78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method follows an iterative merging process, where clusters are combined step by step in a way that minimizes the increase in overall variance. The process can be described as </w:t>
      </w:r>
      <w:commentRangeStart w:id="104"/>
      <w:commentRangeStart w:id="105"/>
      <w:r w:rsidRPr="003723B8">
        <w:rPr>
          <w:rFonts w:ascii="Times New Roman" w:eastAsia="Times New Roman" w:hAnsi="Times New Roman" w:cs="Times New Roman"/>
          <w:color w:val="000000"/>
          <w:sz w:val="24"/>
          <w:szCs w:val="24"/>
        </w:rPr>
        <w:t>follow</w:t>
      </w:r>
      <w:commentRangeEnd w:id="104"/>
      <w:r w:rsidRPr="003723B8">
        <w:rPr>
          <w:rFonts w:ascii="Times New Roman" w:hAnsi="Times New Roman" w:cs="Times New Roman"/>
          <w:sz w:val="24"/>
          <w:szCs w:val="24"/>
        </w:rPr>
        <w:commentReference w:id="104"/>
      </w:r>
      <w:commentRangeEnd w:id="105"/>
      <w:r w:rsidRPr="003723B8">
        <w:rPr>
          <w:rFonts w:ascii="Times New Roman" w:hAnsi="Times New Roman" w:cs="Times New Roman"/>
          <w:sz w:val="24"/>
          <w:szCs w:val="24"/>
        </w:rPr>
        <w:commentReference w:id="105"/>
      </w:r>
      <w:r w:rsidRPr="003723B8">
        <w:rPr>
          <w:rFonts w:ascii="Times New Roman" w:eastAsia="Times New Roman" w:hAnsi="Times New Roman" w:cs="Times New Roman"/>
          <w:color w:val="000000"/>
          <w:sz w:val="24"/>
          <w:szCs w:val="24"/>
        </w:rPr>
        <w:t>s:</w:t>
      </w:r>
    </w:p>
    <w:p w14:paraId="64AD9DC8"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The mean values of all variables are calculated for each cluster. At the beginning, each object is its own cluster.</w:t>
      </w:r>
    </w:p>
    <w:p w14:paraId="738AFF62"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squared Euclidean distance of each object in a cluster is calculated from the cluster mean.</w:t>
      </w:r>
    </w:p>
    <w:p w14:paraId="36744ADD"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calculated distance of each object to its respective cluster mean is summed across all objects.</w:t>
      </w:r>
    </w:p>
    <w:p w14:paraId="2668C84B"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that, when combined, result in the smallest increase in the total sum of the squared distances are merged into a new cluster. </w:t>
      </w:r>
    </w:p>
    <w:p w14:paraId="1CD8AE14"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Step 2 and 3 are repeated until all objects are merged into a single cluster. Note, in hierarchical clustering, once a cluster is formed, it cannot be split during the merging process, unlike in k-means clustering, where clusters can be reassigned in each iteration.</w:t>
      </w:r>
    </w:p>
    <w:p w14:paraId="3F9AFE0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Number of clusters</w:t>
      </w:r>
    </w:p>
    <w:p w14:paraId="380FEDF8" w14:textId="25C78AE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As stated earlier, cluster analysis is an exploratory method used to identify patterns in data. However, in this study, the approach is only semi-exploratory, as the number of clusters was predetermined based on prior knowledge. A two-cluster solution was explored, as there are also two self-reported groups (with PCS and without PCS), thereby allowing for good comparisons between the cluster solution and the self-reported classifications. One could also consider this as a confirmatory cluster analysis (Bacher et al., 2010), enabeling a </w:t>
      </w:r>
      <w:commentRangeStart w:id="106"/>
      <w:commentRangeStart w:id="107"/>
      <w:r w:rsidRPr="003723B8">
        <w:rPr>
          <w:rFonts w:ascii="Times New Roman" w:eastAsia="Times New Roman" w:hAnsi="Times New Roman" w:cs="Times New Roman"/>
          <w:color w:val="000000"/>
          <w:sz w:val="24"/>
          <w:szCs w:val="24"/>
        </w:rPr>
        <w:t>content-</w:t>
      </w:r>
      <w:commentRangeEnd w:id="106"/>
      <w:r w:rsidRPr="003723B8">
        <w:rPr>
          <w:rFonts w:ascii="Times New Roman" w:hAnsi="Times New Roman" w:cs="Times New Roman"/>
          <w:sz w:val="24"/>
          <w:szCs w:val="24"/>
        </w:rPr>
        <w:commentReference w:id="106"/>
      </w:r>
      <w:commentRangeEnd w:id="107"/>
      <w:r w:rsidRPr="003723B8">
        <w:rPr>
          <w:rFonts w:ascii="Times New Roman" w:hAnsi="Times New Roman" w:cs="Times New Roman"/>
          <w:sz w:val="24"/>
          <w:szCs w:val="24"/>
        </w:rPr>
        <w:commentReference w:id="107"/>
      </w:r>
      <w:r w:rsidRPr="003723B8">
        <w:rPr>
          <w:rFonts w:ascii="Times New Roman" w:eastAsia="Times New Roman" w:hAnsi="Times New Roman" w:cs="Times New Roman"/>
          <w:color w:val="000000"/>
          <w:sz w:val="24"/>
          <w:szCs w:val="24"/>
        </w:rPr>
        <w:t>driven interpretation of these results.</w:t>
      </w:r>
    </w:p>
    <w:p w14:paraId="56290900"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However, a statisical approach, specifically the elbow method, suggested that a four-cluster solution might better fit the data. Therefore, a four-cluster </w:t>
      </w:r>
      <w:commentRangeStart w:id="108"/>
      <w:commentRangeStart w:id="109"/>
      <w:r w:rsidRPr="003723B8">
        <w:rPr>
          <w:rFonts w:ascii="Times New Roman" w:eastAsia="Times New Roman" w:hAnsi="Times New Roman" w:cs="Times New Roman"/>
          <w:color w:val="000000"/>
          <w:sz w:val="24"/>
          <w:szCs w:val="24"/>
        </w:rPr>
        <w:t>solution was also examined.</w:t>
      </w:r>
      <w:commentRangeEnd w:id="108"/>
      <w:r w:rsidRPr="003723B8">
        <w:rPr>
          <w:rFonts w:ascii="Times New Roman" w:hAnsi="Times New Roman" w:cs="Times New Roman"/>
          <w:sz w:val="24"/>
          <w:szCs w:val="24"/>
        </w:rPr>
        <w:commentReference w:id="108"/>
      </w:r>
      <w:commentRangeEnd w:id="109"/>
      <w:r w:rsidRPr="003723B8">
        <w:rPr>
          <w:rFonts w:ascii="Times New Roman" w:hAnsi="Times New Roman" w:cs="Times New Roman"/>
          <w:sz w:val="24"/>
          <w:szCs w:val="24"/>
        </w:rPr>
        <w:commentReference w:id="109"/>
      </w:r>
    </w:p>
    <w:p w14:paraId="315745D7" w14:textId="77777777" w:rsidR="00D04970" w:rsidRPr="00D04970" w:rsidRDefault="00D04970" w:rsidP="00D0497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D04970">
        <w:rPr>
          <w:rFonts w:ascii="Times New Roman" w:eastAsia="Times New Roman" w:hAnsi="Times New Roman" w:cs="Times New Roman"/>
          <w:color w:val="000000"/>
          <w:sz w:val="24"/>
          <w:szCs w:val="24"/>
        </w:rPr>
        <w:t>Based on inspection of the dendrogram</w:t>
      </w:r>
    </w:p>
    <w:p w14:paraId="7C1F2650" w14:textId="77777777" w:rsidR="00D04970" w:rsidRPr="00D04970" w:rsidRDefault="00D04970" w:rsidP="00D0497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D04970">
        <w:rPr>
          <w:rFonts w:ascii="Times New Roman" w:eastAsia="Times New Roman" w:hAnsi="Times New Roman" w:cs="Times New Roman"/>
          <w:color w:val="000000"/>
          <w:sz w:val="24"/>
          <w:szCs w:val="24"/>
        </w:rPr>
        <w:t>and the cognitive profiles by cluster, a four-cluster solution was selected as providing the</w:t>
      </w:r>
    </w:p>
    <w:p w14:paraId="520DC9C4" w14:textId="77777777" w:rsidR="00D04970" w:rsidRPr="00D04970" w:rsidRDefault="00D04970" w:rsidP="00D0497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D04970">
        <w:rPr>
          <w:rFonts w:ascii="Times New Roman" w:eastAsia="Times New Roman" w:hAnsi="Times New Roman" w:cs="Times New Roman"/>
          <w:color w:val="000000"/>
          <w:sz w:val="24"/>
          <w:szCs w:val="24"/>
        </w:rPr>
        <w:t>best differentiation amongst clusters with meaningful groupings in terms of cognitive</w:t>
      </w:r>
    </w:p>
    <w:p w14:paraId="4BA411EB" w14:textId="76024409" w:rsidR="00D04970" w:rsidRPr="003723B8" w:rsidRDefault="00D04970" w:rsidP="00D0497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D04970">
        <w:rPr>
          <w:rFonts w:ascii="Times New Roman" w:eastAsia="Times New Roman" w:hAnsi="Times New Roman" w:cs="Times New Roman"/>
          <w:color w:val="000000"/>
          <w:sz w:val="24"/>
          <w:szCs w:val="24"/>
        </w:rPr>
        <w:t>functioning.</w:t>
      </w:r>
    </w:p>
    <w:p w14:paraId="7F4B30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stability analysis</w:t>
      </w:r>
    </w:p>
    <w:p w14:paraId="029FB09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Stability analyses assess how robust clustering results are by examining the impact of uncertain decisions (Bacher &amp; Wenzing, 2010). Stability analyses evaluate how much the results change when small adjustments are made to the data or the chosen clustering method (Bacher &amp; Wenzing, 2010). </w:t>
      </w:r>
    </w:p>
    <w:p w14:paraId="43472E6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stability of the clusters was assessed by testing different proximity measures and clustering algorithms. A</w:t>
      </w:r>
      <w:commentRangeStart w:id="110"/>
      <w:commentRangeStart w:id="111"/>
      <w:r w:rsidRPr="003723B8">
        <w:rPr>
          <w:rFonts w:ascii="Times New Roman" w:eastAsia="Times New Roman" w:hAnsi="Times New Roman" w:cs="Times New Roman"/>
          <w:color w:val="000000"/>
          <w:sz w:val="24"/>
          <w:szCs w:val="24"/>
        </w:rPr>
        <w:t>mong the tested proximity measures, Euclidean distance yielded the best results</w:t>
      </w:r>
      <w:commentRangeEnd w:id="110"/>
      <w:r w:rsidRPr="003723B8">
        <w:rPr>
          <w:rFonts w:ascii="Times New Roman" w:hAnsi="Times New Roman" w:cs="Times New Roman"/>
          <w:sz w:val="24"/>
          <w:szCs w:val="24"/>
        </w:rPr>
        <w:commentReference w:id="110"/>
      </w:r>
      <w:commentRangeEnd w:id="111"/>
      <w:r w:rsidRPr="003723B8">
        <w:rPr>
          <w:rFonts w:ascii="Times New Roman" w:hAnsi="Times New Roman" w:cs="Times New Roman"/>
          <w:sz w:val="24"/>
          <w:szCs w:val="24"/>
        </w:rPr>
        <w:commentReference w:id="111"/>
      </w:r>
      <w:r w:rsidRPr="003723B8">
        <w:rPr>
          <w:rFonts w:ascii="Times New Roman" w:eastAsia="Times New Roman" w:hAnsi="Times New Roman" w:cs="Times New Roman"/>
          <w:color w:val="000000"/>
          <w:sz w:val="24"/>
          <w:szCs w:val="24"/>
        </w:rPr>
        <w:t xml:space="preserve">. Additionally, non-hierarchical clustering (k-means) was compared to hierarchical </w:t>
      </w:r>
      <w:r w:rsidRPr="003723B8">
        <w:rPr>
          <w:rFonts w:ascii="Times New Roman" w:eastAsia="Times New Roman" w:hAnsi="Times New Roman" w:cs="Times New Roman"/>
          <w:color w:val="000000"/>
          <w:sz w:val="24"/>
          <w:szCs w:val="24"/>
        </w:rPr>
        <w:lastRenderedPageBreak/>
        <w:t>clustering to evaluate consistency between different methods. For the selected number of clusters, three additional analyses were conducted using complete linkage, single linkage, and weighted-average</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 xml:space="preserve">linkage to examine the robustness of the clustering solution. To quantify the consistency between different clustering solutions, the </w:t>
      </w:r>
      <w:commentRangeStart w:id="112"/>
      <w:commentRangeStart w:id="113"/>
      <w:r w:rsidRPr="003723B8">
        <w:rPr>
          <w:rFonts w:ascii="Times New Roman" w:eastAsia="Times New Roman" w:hAnsi="Times New Roman" w:cs="Times New Roman"/>
          <w:color w:val="000000"/>
          <w:sz w:val="24"/>
          <w:szCs w:val="24"/>
        </w:rPr>
        <w:t xml:space="preserve">adjusted Rand index (Hubert </w:t>
      </w:r>
      <w:commentRangeEnd w:id="112"/>
      <w:r w:rsidRPr="003723B8">
        <w:rPr>
          <w:rFonts w:ascii="Times New Roman" w:hAnsi="Times New Roman" w:cs="Times New Roman"/>
          <w:sz w:val="24"/>
          <w:szCs w:val="24"/>
        </w:rPr>
        <w:commentReference w:id="112"/>
      </w:r>
      <w:commentRangeEnd w:id="113"/>
      <w:r w:rsidRPr="003723B8">
        <w:rPr>
          <w:rFonts w:ascii="Times New Roman" w:hAnsi="Times New Roman" w:cs="Times New Roman"/>
          <w:sz w:val="24"/>
          <w:szCs w:val="24"/>
        </w:rPr>
        <w:commentReference w:id="113"/>
      </w:r>
      <w:r w:rsidRPr="003723B8">
        <w:rPr>
          <w:rFonts w:ascii="Times New Roman" w:eastAsia="Times New Roman" w:hAnsi="Times New Roman" w:cs="Times New Roman"/>
          <w:color w:val="000000"/>
          <w:sz w:val="24"/>
          <w:szCs w:val="24"/>
        </w:rPr>
        <w:t xml:space="preserve">&amp; Arabie, 1985) was used. The rand.index function from the fossil package in R was applied to compute these values. Furthermore, the number of clusters were varied to test the sensitivity of the results. </w:t>
      </w:r>
      <w:commentRangeStart w:id="114"/>
      <w:r w:rsidRPr="003723B8">
        <w:rPr>
          <w:rFonts w:ascii="Times New Roman" w:eastAsia="Times New Roman" w:hAnsi="Times New Roman" w:cs="Times New Roman"/>
          <w:color w:val="000000"/>
          <w:sz w:val="24"/>
          <w:szCs w:val="24"/>
        </w:rPr>
        <w:t>However, despite these variations, one cluster remained consistent across different solutions, further supporting the robustness of the clustering approach.</w:t>
      </w:r>
      <w:commentRangeEnd w:id="114"/>
      <w:r w:rsidRPr="003723B8">
        <w:rPr>
          <w:rFonts w:ascii="Times New Roman" w:hAnsi="Times New Roman" w:cs="Times New Roman"/>
          <w:sz w:val="24"/>
          <w:szCs w:val="24"/>
        </w:rPr>
        <w:commentReference w:id="114"/>
      </w:r>
    </w:p>
    <w:p w14:paraId="1CCC2E8B"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However, even if stability is not given, meaningful interpretation may still be possible as clusters may be empirically or theoretically justified (Bacher &amp; Wenzing, 2010)</w:t>
      </w:r>
      <w:r w:rsidRPr="003723B8">
        <w:rPr>
          <w:rFonts w:ascii="Times New Roman" w:hAnsi="Times New Roman" w:cs="Times New Roman"/>
          <w:color w:val="000000"/>
          <w:sz w:val="24"/>
          <w:szCs w:val="24"/>
        </w:rPr>
        <w:t>.</w:t>
      </w:r>
    </w:p>
    <w:p w14:paraId="60223E0C"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CB32B01"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Statistical analysis. </w:t>
      </w:r>
      <w:commentRangeStart w:id="115"/>
      <w:r w:rsidRPr="003723B8">
        <w:rPr>
          <w:rFonts w:ascii="Times New Roman" w:eastAsia="Times New Roman" w:hAnsi="Times New Roman" w:cs="Times New Roman"/>
          <w:color w:val="000000"/>
          <w:sz w:val="24"/>
          <w:szCs w:val="24"/>
        </w:rPr>
        <w:t xml:space="preserve">The two clusters were compared in several aspects. First, the two clusters were compared in their cognitive performance levels to validate whether significant differences exist between clusters. </w:t>
      </w:r>
      <w:commentRangeEnd w:id="115"/>
      <w:r w:rsidRPr="003723B8">
        <w:rPr>
          <w:rFonts w:ascii="Times New Roman" w:hAnsi="Times New Roman" w:cs="Times New Roman"/>
          <w:sz w:val="24"/>
          <w:szCs w:val="24"/>
        </w:rPr>
        <w:commentReference w:id="115"/>
      </w:r>
      <w:r w:rsidRPr="003723B8">
        <w:rPr>
          <w:rFonts w:ascii="Times New Roman" w:eastAsia="Times New Roman" w:hAnsi="Times New Roman" w:cs="Times New Roman"/>
          <w:color w:val="000000"/>
          <w:sz w:val="24"/>
          <w:szCs w:val="24"/>
        </w:rPr>
        <w:t xml:space="preserve">Clusters were then compared across demographic variables and results in questionnaires. Of particular interest was to examine how those two clusters differ from or align with the self-reported perception of cognitive performance level. To investigate differences between objective and subjective cognitive performance levels, comparisons occurred not only between two clusters but also within the clusters between the subjective groups with PCS and without PCS. Additionally, to maximize the insights from the cluster analysis, the </w:t>
      </w:r>
      <w:commentRangeStart w:id="116"/>
      <w:r w:rsidRPr="003723B8">
        <w:rPr>
          <w:rFonts w:ascii="Times New Roman" w:eastAsia="Times New Roman" w:hAnsi="Times New Roman" w:cs="Times New Roman"/>
          <w:color w:val="000000"/>
          <w:sz w:val="24"/>
          <w:szCs w:val="24"/>
        </w:rPr>
        <w:t xml:space="preserve">with PCS </w:t>
      </w:r>
      <w:commentRangeEnd w:id="116"/>
      <w:r w:rsidRPr="003723B8">
        <w:rPr>
          <w:rFonts w:ascii="Times New Roman" w:hAnsi="Times New Roman" w:cs="Times New Roman"/>
          <w:sz w:val="24"/>
          <w:szCs w:val="24"/>
        </w:rPr>
        <w:commentReference w:id="116"/>
      </w:r>
      <w:r w:rsidRPr="003723B8">
        <w:rPr>
          <w:rFonts w:ascii="Times New Roman" w:eastAsia="Times New Roman" w:hAnsi="Times New Roman" w:cs="Times New Roman"/>
          <w:color w:val="000000"/>
          <w:sz w:val="24"/>
          <w:szCs w:val="24"/>
        </w:rPr>
        <w:t>groups in cluster 1 was compared to the with PCS group in cluster 2, and similarly for the without PCS groups. A</w:t>
      </w:r>
      <w:commentRangeStart w:id="117"/>
      <w:commentRangeStart w:id="118"/>
      <w:r w:rsidRPr="003723B8">
        <w:rPr>
          <w:rFonts w:ascii="Times New Roman" w:eastAsia="Times New Roman" w:hAnsi="Times New Roman" w:cs="Times New Roman"/>
          <w:color w:val="000000"/>
          <w:sz w:val="24"/>
          <w:szCs w:val="24"/>
        </w:rPr>
        <w:t xml:space="preserve"> </w:t>
      </w:r>
      <w:commentRangeEnd w:id="117"/>
      <w:r w:rsidRPr="003723B8">
        <w:rPr>
          <w:rFonts w:ascii="Times New Roman" w:hAnsi="Times New Roman" w:cs="Times New Roman"/>
          <w:sz w:val="24"/>
          <w:szCs w:val="24"/>
        </w:rPr>
        <w:commentReference w:id="117"/>
      </w:r>
      <w:commentRangeEnd w:id="118"/>
      <w:r w:rsidRPr="003723B8">
        <w:rPr>
          <w:rFonts w:ascii="Times New Roman" w:hAnsi="Times New Roman" w:cs="Times New Roman"/>
          <w:sz w:val="24"/>
          <w:szCs w:val="24"/>
        </w:rPr>
        <w:commentReference w:id="118"/>
      </w:r>
      <w:r w:rsidRPr="003723B8">
        <w:rPr>
          <w:rFonts w:ascii="Times New Roman" w:eastAsia="Times New Roman" w:hAnsi="Times New Roman" w:cs="Times New Roman"/>
          <w:color w:val="000000"/>
          <w:sz w:val="24"/>
          <w:szCs w:val="24"/>
        </w:rPr>
        <w:t>t-test was used for these comparisons. Effect size and cohens d were also compared (need to check why)</w:t>
      </w:r>
    </w:p>
    <w:p w14:paraId="2085744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clusters were compared in several expects with each other. In demographical variables (sex, age, and years of education), in the used variables for cluster analysis. But also in their other cognitive variables (PVT, TMT, n-back, MoCa). Also results in the scores from questionnaires were compared. Not only were the two groups compared between each other, but also within comparison took place. </w:t>
      </w:r>
      <w:commentRangeStart w:id="119"/>
      <w:r w:rsidRPr="003723B8">
        <w:rPr>
          <w:rFonts w:ascii="Times New Roman" w:eastAsia="Times New Roman" w:hAnsi="Times New Roman" w:cs="Times New Roman"/>
          <w:color w:val="000000"/>
          <w:sz w:val="24"/>
          <w:szCs w:val="24"/>
        </w:rPr>
        <w:t xml:space="preserve">WithPCS and withoutPCS within one cluster were compared. Also withPCS and withoutPCS were compared between clusters (that means, withPCS in Cluster 1 was compared to withPCS in Cluster 2 to clarify).  All comparisons were tested by t-test. T-test robust to….. Data is not normal distributed. That was tested by…  cat function was used. </w:t>
      </w:r>
      <w:commentRangeEnd w:id="119"/>
      <w:r w:rsidRPr="003723B8">
        <w:rPr>
          <w:rFonts w:ascii="Times New Roman" w:hAnsi="Times New Roman" w:cs="Times New Roman"/>
          <w:sz w:val="24"/>
          <w:szCs w:val="24"/>
        </w:rPr>
        <w:commentReference w:id="119"/>
      </w:r>
    </w:p>
    <w:p w14:paraId="3ACA49A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where compared  </w:t>
      </w:r>
    </w:p>
    <w:p w14:paraId="7D78ED59" w14:textId="77777777" w:rsidR="0022750F" w:rsidRPr="003723B8" w:rsidRDefault="0022750F">
      <w:pPr>
        <w:pBdr>
          <w:top w:val="nil"/>
          <w:left w:val="nil"/>
          <w:bottom w:val="nil"/>
          <w:right w:val="nil"/>
          <w:between w:val="nil"/>
        </w:pBdr>
        <w:ind w:firstLine="0"/>
        <w:rPr>
          <w:rFonts w:ascii="Times New Roman" w:eastAsia="Times New Roman" w:hAnsi="Times New Roman" w:cs="Times New Roman"/>
          <w:b/>
          <w:color w:val="000000"/>
          <w:sz w:val="24"/>
          <w:szCs w:val="24"/>
        </w:rPr>
      </w:pPr>
    </w:p>
    <w:p w14:paraId="2336736F"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Alongside the comparisons of demographic, cognitive data, and questionnaire results, the clusters were also examined for their EEG resting state patterns.</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120"/>
      <w:r w:rsidRPr="003723B8">
        <w:rPr>
          <w:rFonts w:ascii="Times New Roman" w:eastAsia="Times New Roman" w:hAnsi="Times New Roman" w:cs="Times New Roman"/>
          <w:b/>
          <w:color w:val="000000"/>
          <w:sz w:val="24"/>
          <w:szCs w:val="24"/>
        </w:rPr>
        <w:t>A</w:t>
      </w:r>
      <w:commentRangeEnd w:id="120"/>
      <w:r w:rsidRPr="003723B8">
        <w:rPr>
          <w:rFonts w:ascii="Times New Roman" w:hAnsi="Times New Roman" w:cs="Times New Roman"/>
          <w:sz w:val="24"/>
          <w:szCs w:val="24"/>
        </w:rPr>
        <w:commentReference w:id="120"/>
      </w:r>
      <w:r w:rsidRPr="003723B8">
        <w:rPr>
          <w:rFonts w:ascii="Times New Roman" w:eastAsia="Times New Roman" w:hAnsi="Times New Roman" w:cs="Times New Roman"/>
          <w:b/>
          <w:color w:val="000000"/>
          <w:sz w:val="24"/>
          <w:szCs w:val="24"/>
        </w:rPr>
        <w:t>nalysis</w:t>
      </w:r>
    </w:p>
    <w:p w14:paraId="011225D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For each group (withPCS and withoutPCS), 5 minutes of resting state with eyes open and 5 minutes of resting state with eyes closed were recorded using high-density EEG</w:t>
      </w:r>
      <w:commentRangeStart w:id="121"/>
      <w:r w:rsidRPr="003723B8">
        <w:rPr>
          <w:rFonts w:ascii="Times New Roman" w:eastAsia="Times New Roman" w:hAnsi="Times New Roman" w:cs="Times New Roman"/>
          <w:color w:val="000000"/>
          <w:sz w:val="24"/>
          <w:szCs w:val="24"/>
        </w:rPr>
        <w:t>.</w:t>
      </w:r>
      <w:commentRangeEnd w:id="121"/>
      <w:r w:rsidRPr="003723B8">
        <w:rPr>
          <w:rFonts w:ascii="Times New Roman" w:hAnsi="Times New Roman" w:cs="Times New Roman"/>
          <w:sz w:val="24"/>
          <w:szCs w:val="24"/>
        </w:rPr>
        <w:commentReference w:id="121"/>
      </w:r>
      <w:r w:rsidRPr="003723B8">
        <w:rPr>
          <w:rFonts w:ascii="Times New Roman" w:eastAsia="Times New Roman" w:hAnsi="Times New Roman" w:cs="Times New Roman"/>
          <w:color w:val="000000"/>
          <w:sz w:val="24"/>
          <w:szCs w:val="24"/>
        </w:rPr>
        <w:t xml:space="preserve">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9CDF12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sampling rate was 1000 Hz with an amplitude resolution of 0.1 µV.  Electrolyte gel was applied to improve conductivity between skin and electrodes, ensuring impedances remained below 20 kΩ. Eye m</w:t>
      </w:r>
      <w:commentRangeStart w:id="122"/>
      <w:r w:rsidRPr="003723B8">
        <w:rPr>
          <w:rFonts w:ascii="Times New Roman" w:eastAsia="Times New Roman" w:hAnsi="Times New Roman" w:cs="Times New Roman"/>
          <w:color w:val="000000"/>
          <w:sz w:val="24"/>
          <w:szCs w:val="24"/>
        </w:rPr>
        <w:t>o</w:t>
      </w:r>
      <w:commentRangeEnd w:id="122"/>
      <w:r w:rsidRPr="003723B8">
        <w:rPr>
          <w:rFonts w:ascii="Times New Roman" w:hAnsi="Times New Roman" w:cs="Times New Roman"/>
          <w:sz w:val="24"/>
          <w:szCs w:val="24"/>
        </w:rPr>
        <w:commentReference w:id="122"/>
      </w:r>
      <w:r w:rsidRPr="003723B8">
        <w:rPr>
          <w:rFonts w:ascii="Times New Roman" w:eastAsia="Times New Roman" w:hAnsi="Times New Roman" w:cs="Times New Roman"/>
          <w:color w:val="000000"/>
          <w:sz w:val="24"/>
          <w:szCs w:val="24"/>
        </w:rPr>
        <w:t xml:space="preserve">vements and changes in the resting potential of the retina (EOG activity) were monitored using two EOG electrodes placed below each eye, with impedances also </w:t>
      </w:r>
      <w:r w:rsidR="003723B8">
        <w:rPr>
          <w:rFonts w:ascii="Times New Roman" w:eastAsia="Times New Roman" w:hAnsi="Times New Roman" w:cs="Times New Roman"/>
          <w:color w:val="000000"/>
          <w:sz w:val="24"/>
          <w:szCs w:val="24"/>
        </w:rPr>
        <w:t xml:space="preserve">were tried to </w:t>
      </w:r>
      <w:commentRangeStart w:id="123"/>
      <w:r w:rsidRPr="003723B8">
        <w:rPr>
          <w:rFonts w:ascii="Times New Roman" w:eastAsia="Times New Roman" w:hAnsi="Times New Roman" w:cs="Times New Roman"/>
          <w:color w:val="000000"/>
          <w:sz w:val="24"/>
          <w:szCs w:val="24"/>
        </w:rPr>
        <w:t>maintained below 20 kΩ</w:t>
      </w:r>
      <w:commentRangeEnd w:id="123"/>
      <w:r w:rsidRPr="003723B8">
        <w:rPr>
          <w:rFonts w:ascii="Times New Roman" w:hAnsi="Times New Roman" w:cs="Times New Roman"/>
          <w:sz w:val="24"/>
          <w:szCs w:val="24"/>
        </w:rPr>
        <w:commentReference w:id="123"/>
      </w:r>
      <w:r w:rsidRPr="003723B8">
        <w:rPr>
          <w:rFonts w:ascii="Times New Roman" w:eastAsia="Times New Roman" w:hAnsi="Times New Roman" w:cs="Times New Roman"/>
          <w:color w:val="000000"/>
          <w:sz w:val="24"/>
          <w:szCs w:val="24"/>
        </w:rPr>
        <w:t xml:space="preserve">. In addition, a ground electrode was positioned on the forehead, and a reference electrode was positioned on the tip of the nose. </w:t>
      </w:r>
      <w:commentRangeStart w:id="124"/>
      <w:r w:rsidRPr="003723B8">
        <w:rPr>
          <w:rFonts w:ascii="Times New Roman" w:eastAsia="Times New Roman" w:hAnsi="Times New Roman" w:cs="Times New Roman"/>
          <w:color w:val="000000"/>
          <w:sz w:val="24"/>
          <w:szCs w:val="24"/>
        </w:rPr>
        <w:t xml:space="preserve">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commentRangeEnd w:id="124"/>
      <w:r w:rsidRPr="003723B8">
        <w:rPr>
          <w:rFonts w:ascii="Times New Roman" w:hAnsi="Times New Roman" w:cs="Times New Roman"/>
          <w:sz w:val="24"/>
          <w:szCs w:val="24"/>
        </w:rPr>
        <w:commentReference w:id="124"/>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w:t>
      </w:r>
      <w:commentRangeStart w:id="125"/>
      <w:r w:rsidRPr="003723B8">
        <w:rPr>
          <w:rFonts w:ascii="Times New Roman" w:eastAsia="Times New Roman" w:hAnsi="Times New Roman" w:cs="Times New Roman"/>
          <w:color w:val="000000"/>
          <w:sz w:val="24"/>
          <w:szCs w:val="24"/>
        </w:rPr>
        <w:t>r</w:t>
      </w:r>
      <w:commentRangeEnd w:id="125"/>
      <w:r w:rsidRPr="003723B8">
        <w:rPr>
          <w:rFonts w:ascii="Times New Roman" w:hAnsi="Times New Roman" w:cs="Times New Roman"/>
          <w:sz w:val="24"/>
          <w:szCs w:val="24"/>
        </w:rPr>
        <w:commentReference w:id="125"/>
      </w:r>
      <w:r w:rsidRPr="003723B8">
        <w:rPr>
          <w:rFonts w:ascii="Times New Roman" w:eastAsia="Times New Roman" w:hAnsi="Times New Roman" w:cs="Times New Roman"/>
          <w:color w:val="000000"/>
          <w:sz w:val="24"/>
          <w:szCs w:val="24"/>
        </w:rPr>
        <w:t xml:space="preserve">eprocessing/analysis was performed using the FieldTrip toolbox (Fieldtrip-20240504; Oostenveld, Fries, Maris &amp; Schoffelen, 2011) and the EEGLab toolbox (v2024.0; Delorme &amp; Makeig, 2004) in Matlab </w:t>
      </w:r>
      <w:commentRangeStart w:id="126"/>
      <w:r w:rsidRPr="003723B8">
        <w:rPr>
          <w:rFonts w:ascii="Times New Roman" w:eastAsia="Times New Roman" w:hAnsi="Times New Roman" w:cs="Times New Roman"/>
          <w:color w:val="000000"/>
          <w:sz w:val="24"/>
          <w:szCs w:val="24"/>
        </w:rPr>
        <w:t>(</w:t>
      </w:r>
      <w:commentRangeEnd w:id="126"/>
      <w:r w:rsidRPr="003723B8">
        <w:rPr>
          <w:rFonts w:ascii="Times New Roman" w:hAnsi="Times New Roman" w:cs="Times New Roman"/>
          <w:sz w:val="24"/>
          <w:szCs w:val="24"/>
        </w:rPr>
        <w:commentReference w:id="126"/>
      </w:r>
      <w:r w:rsidRPr="003723B8">
        <w:rPr>
          <w:rFonts w:ascii="Times New Roman" w:eastAsia="Times New Roman" w:hAnsi="Times New Roman" w:cs="Times New Roman"/>
          <w:color w:val="000000"/>
          <w:sz w:val="24"/>
          <w:szCs w:val="24"/>
        </w:rPr>
        <w:t>v24.1.0.2578822 (R2024a) Mathworks Inc., 2024, MathWorks® https://de.mathworks.com) on Windows.</w:t>
      </w:r>
    </w:p>
    <w:p w14:paraId="5397B764" w14:textId="77777777" w:rsidR="0022750F" w:rsidRPr="003723B8" w:rsidRDefault="00000000">
      <w:pPr>
        <w:ind w:firstLine="0"/>
        <w:jc w:val="left"/>
        <w:rPr>
          <w:rFonts w:ascii="Times New Roman" w:eastAsia="Times New Roman" w:hAnsi="Times New Roman" w:cs="Times New Roman"/>
          <w:sz w:val="24"/>
          <w:szCs w:val="24"/>
        </w:rPr>
      </w:pPr>
      <w:commentRangeStart w:id="127"/>
      <w:r w:rsidRPr="003723B8">
        <w:rPr>
          <w:rFonts w:ascii="Times New Roman" w:eastAsia="Times New Roman" w:hAnsi="Times New Roman" w:cs="Times New Roman"/>
          <w:sz w:val="24"/>
          <w:szCs w:val="24"/>
        </w:rPr>
        <w:t>The participants' EEG data were organized in BIDS (Brain Imaging Data Structure) format (Gorgolewski et al., 2016; Pernet et al., 2019). BIDS is a community standard that ensures homogeneity in the organization and description of raw</w:t>
      </w:r>
      <w:commentRangeStart w:id="128"/>
      <w:r w:rsidRPr="003723B8">
        <w:rPr>
          <w:rFonts w:ascii="Times New Roman" w:eastAsia="Times New Roman" w:hAnsi="Times New Roman" w:cs="Times New Roman"/>
          <w:sz w:val="24"/>
          <w:szCs w:val="24"/>
        </w:rPr>
        <w:t xml:space="preserve"> </w:t>
      </w:r>
      <w:commentRangeEnd w:id="128"/>
      <w:r w:rsidRPr="003723B8">
        <w:rPr>
          <w:rFonts w:ascii="Times New Roman" w:hAnsi="Times New Roman" w:cs="Times New Roman"/>
          <w:sz w:val="24"/>
          <w:szCs w:val="24"/>
        </w:rPr>
        <w:commentReference w:id="128"/>
      </w:r>
      <w:r w:rsidRPr="003723B8">
        <w:rPr>
          <w:rFonts w:ascii="Times New Roman" w:eastAsia="Times New Roman" w:hAnsi="Times New Roman" w:cs="Times New Roman"/>
          <w:sz w:val="24"/>
          <w:szCs w:val="24"/>
        </w:rPr>
        <w:t>neurocognitive/brain-derived/neuroscientific data, enabling efficient data sharing, minimizing errors, and supporting completely automated analysis workflows (Gorgolewski et al., 2016; Pernet et al., 2019; Truong, Robbins, Delmore &amp; Makeig, 2023)</w:t>
      </w:r>
      <w:commentRangeEnd w:id="127"/>
      <w:r w:rsidRPr="003723B8">
        <w:rPr>
          <w:rFonts w:ascii="Times New Roman" w:hAnsi="Times New Roman" w:cs="Times New Roman"/>
          <w:sz w:val="24"/>
          <w:szCs w:val="24"/>
        </w:rPr>
        <w:commentReference w:id="127"/>
      </w:r>
      <w:r w:rsidRPr="003723B8">
        <w:rPr>
          <w:rFonts w:ascii="Times New Roman" w:eastAsia="Times New Roman" w:hAnsi="Times New Roman" w:cs="Times New Roman"/>
          <w:sz w:val="24"/>
          <w:szCs w:val="24"/>
        </w:rPr>
        <w:t xml:space="preserve">. </w:t>
      </w:r>
      <w:commentRangeStart w:id="129"/>
      <w:r w:rsidRPr="003723B8">
        <w:rPr>
          <w:rFonts w:ascii="Times New Roman" w:eastAsia="Times New Roman" w:hAnsi="Times New Roman" w:cs="Times New Roman"/>
          <w:sz w:val="24"/>
          <w:szCs w:val="24"/>
        </w:rPr>
        <w:t xml:space="preserve">The rsEEG data, organized according to this standard, were identified and imported into MATLAB using the FieldTrip Toolbox. A trial defining function was built to select the data from the eyes-open condition for subsequent processing. This resulted in approximately 300 s per participant. </w:t>
      </w:r>
      <w:commentRangeEnd w:id="129"/>
      <w:r w:rsidRPr="003723B8">
        <w:rPr>
          <w:rFonts w:ascii="Times New Roman" w:hAnsi="Times New Roman" w:cs="Times New Roman"/>
          <w:sz w:val="24"/>
          <w:szCs w:val="24"/>
        </w:rPr>
        <w:commentReference w:id="129"/>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11E55800"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finite impulse response (FIR) windowed-sinc (firws) filter, designed with a hamming windowed sinc function and implemented in the FieldTrip toolbox, was used for both high-pass and low-pass filtering of the continuous data. For high-pass filtering, a cut-off frequency of</w:t>
      </w:r>
      <w:commentRangeStart w:id="130"/>
      <w:r w:rsidRPr="003723B8">
        <w:rPr>
          <w:rFonts w:ascii="Times New Roman" w:eastAsia="Times New Roman" w:hAnsi="Times New Roman" w:cs="Times New Roman"/>
          <w:color w:val="000000"/>
          <w:sz w:val="24"/>
          <w:szCs w:val="24"/>
        </w:rPr>
        <w:t xml:space="preserve"> </w:t>
      </w:r>
      <w:commentRangeEnd w:id="130"/>
      <w:r w:rsidRPr="003723B8">
        <w:rPr>
          <w:rFonts w:ascii="Times New Roman" w:hAnsi="Times New Roman" w:cs="Times New Roman"/>
          <w:sz w:val="24"/>
          <w:szCs w:val="24"/>
        </w:rPr>
        <w:commentReference w:id="130"/>
      </w:r>
      <w:r w:rsidRPr="003723B8">
        <w:rPr>
          <w:rFonts w:ascii="Times New Roman" w:eastAsia="Times New Roman" w:hAnsi="Times New Roman" w:cs="Times New Roman"/>
          <w:color w:val="000000"/>
          <w:sz w:val="24"/>
          <w:szCs w:val="24"/>
        </w:rPr>
        <w:t xml:space="preserve">0.1 Hz was applied to eliminate very low frequencies (drift) (Keil et al., 2013). This cut-off was based on the findings of Delorme (2023) and Winkler, Debener, Müller and Tangermann (2015), </w:t>
      </w:r>
      <w:commentRangeStart w:id="131"/>
      <w:r w:rsidRPr="003723B8">
        <w:rPr>
          <w:rFonts w:ascii="Times New Roman" w:eastAsia="Times New Roman" w:hAnsi="Times New Roman" w:cs="Times New Roman"/>
          <w:color w:val="000000"/>
          <w:sz w:val="24"/>
          <w:szCs w:val="24"/>
        </w:rPr>
        <w:t>where filtering at 0.1 Hz or higher significantly improved data quality compared to no filtering</w:t>
      </w:r>
      <w:commentRangeEnd w:id="131"/>
      <w:r w:rsidRPr="003723B8">
        <w:rPr>
          <w:rFonts w:ascii="Times New Roman" w:hAnsi="Times New Roman" w:cs="Times New Roman"/>
          <w:sz w:val="24"/>
          <w:szCs w:val="24"/>
        </w:rPr>
        <w:commentReference w:id="131"/>
      </w:r>
      <w:r w:rsidRPr="003723B8">
        <w:rPr>
          <w:rFonts w:ascii="Times New Roman" w:eastAsia="Times New Roman" w:hAnsi="Times New Roman" w:cs="Times New Roman"/>
          <w:color w:val="000000"/>
          <w:sz w:val="24"/>
          <w:szCs w:val="24"/>
        </w:rPr>
        <w:t>.</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w:t>
      </w:r>
      <w:commentRangeStart w:id="132"/>
      <w:r w:rsidRPr="003723B8">
        <w:rPr>
          <w:rFonts w:ascii="Times New Roman" w:eastAsia="Times New Roman" w:hAnsi="Times New Roman" w:cs="Times New Roman"/>
          <w:color w:val="000000"/>
          <w:sz w:val="24"/>
          <w:szCs w:val="24"/>
        </w:rPr>
        <w:t xml:space="preserve">A cut-off frequency of 45 </w:t>
      </w:r>
      <w:commentRangeEnd w:id="132"/>
      <w:r w:rsidRPr="003723B8">
        <w:rPr>
          <w:rFonts w:ascii="Times New Roman" w:hAnsi="Times New Roman" w:cs="Times New Roman"/>
          <w:sz w:val="24"/>
          <w:szCs w:val="24"/>
        </w:rPr>
        <w:commentReference w:id="132"/>
      </w:r>
      <w:r w:rsidRPr="003723B8">
        <w:rPr>
          <w:rFonts w:ascii="Times New Roman" w:eastAsia="Times New Roman" w:hAnsi="Times New Roman" w:cs="Times New Roman"/>
          <w:color w:val="000000"/>
          <w:sz w:val="24"/>
          <w:szCs w:val="24"/>
        </w:rPr>
        <w:t>Hz was then used to eliminate high-frequency noise and mitigate potential 50 Hz line noise (Delorme, 2023). Finally, the data underwent re-referencing using the Common Average Reference (CAR) technique to</w:t>
      </w:r>
      <w:commentRangeStart w:id="133"/>
      <w:r w:rsidRPr="003723B8">
        <w:rPr>
          <w:rFonts w:ascii="Times New Roman" w:eastAsia="Times New Roman" w:hAnsi="Times New Roman" w:cs="Times New Roman"/>
          <w:color w:val="000000"/>
          <w:sz w:val="24"/>
          <w:szCs w:val="24"/>
        </w:rPr>
        <w:t xml:space="preserve"> </w:t>
      </w:r>
      <w:commentRangeEnd w:id="133"/>
      <w:r w:rsidRPr="003723B8">
        <w:rPr>
          <w:rFonts w:ascii="Times New Roman" w:hAnsi="Times New Roman" w:cs="Times New Roman"/>
          <w:sz w:val="24"/>
          <w:szCs w:val="24"/>
        </w:rPr>
        <w:commentReference w:id="133"/>
      </w:r>
      <w:r w:rsidRPr="003723B8">
        <w:rPr>
          <w:rFonts w:ascii="Times New Roman" w:eastAsia="Times New Roman" w:hAnsi="Times New Roman" w:cs="Times New Roman"/>
          <w:color w:val="000000"/>
          <w:sz w:val="24"/>
          <w:szCs w:val="24"/>
        </w:rPr>
        <w:t xml:space="preserve">remove the influence of the reference and improve signal quality (Ludwig et al., 2009).  As the name implies, an average of the recordings from all electrode sites was computed and used as the reference (Ludwig et al., 2009; Offner, 1950). </w:t>
      </w:r>
    </w:p>
    <w:p w14:paraId="360F6A51"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86E7D3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134"/>
      <w:r w:rsidRPr="003723B8">
        <w:rPr>
          <w:rFonts w:ascii="Times New Roman" w:eastAsia="Times New Roman" w:hAnsi="Times New Roman" w:cs="Times New Roman"/>
          <w:color w:val="000000"/>
          <w:sz w:val="24"/>
          <w:szCs w:val="24"/>
        </w:rPr>
        <w:t>Due t</w:t>
      </w:r>
      <w:commentRangeStart w:id="135"/>
      <w:r w:rsidRPr="003723B8">
        <w:rPr>
          <w:rFonts w:ascii="Times New Roman" w:eastAsia="Times New Roman" w:hAnsi="Times New Roman" w:cs="Times New Roman"/>
          <w:color w:val="000000"/>
          <w:sz w:val="24"/>
          <w:szCs w:val="24"/>
        </w:rPr>
        <w:t>o</w:t>
      </w:r>
      <w:commentRangeEnd w:id="135"/>
      <w:r w:rsidRPr="003723B8">
        <w:rPr>
          <w:rFonts w:ascii="Times New Roman" w:hAnsi="Times New Roman" w:cs="Times New Roman"/>
          <w:sz w:val="24"/>
          <w:szCs w:val="24"/>
        </w:rPr>
        <w:commentReference w:id="135"/>
      </w:r>
      <w:r w:rsidRPr="003723B8">
        <w:rPr>
          <w:rFonts w:ascii="Times New Roman" w:eastAsia="Times New Roman" w:hAnsi="Times New Roman" w:cs="Times New Roman"/>
          <w:color w:val="000000"/>
          <w:sz w:val="24"/>
          <w:szCs w:val="24"/>
        </w:rPr>
        <w:t xml:space="preserve"> empty dataset from one participant, the participant was excluded, leaving the dataset with 69 participants (something like that. But where should I write that?)</w:t>
      </w:r>
      <w:commentRangeEnd w:id="134"/>
      <w:r w:rsidRPr="003723B8">
        <w:rPr>
          <w:rFonts w:ascii="Times New Roman" w:hAnsi="Times New Roman" w:cs="Times New Roman"/>
          <w:sz w:val="24"/>
          <w:szCs w:val="24"/>
        </w:rPr>
        <w:commentReference w:id="134"/>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2E4489CC"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the preprocessing pipeline continued with detecting and removing artifacts. First, large artifacts, including the removal of flat-line channels, noisy channels, and short-time bursts of noise, were removed from the data. Channels with flat lines for more than 5 seconds were removed (FlatlineCriterion = 5), based on the default recommendation </w:t>
      </w:r>
      <w:commentRangeStart w:id="136"/>
      <w:r w:rsidRPr="003723B8">
        <w:rPr>
          <w:rFonts w:ascii="Times New Roman" w:eastAsia="Times New Roman" w:hAnsi="Times New Roman" w:cs="Times New Roman"/>
          <w:color w:val="000000"/>
          <w:sz w:val="24"/>
          <w:szCs w:val="24"/>
        </w:rPr>
        <w:t>(for this parameter</w:t>
      </w:r>
      <w:commentRangeEnd w:id="136"/>
      <w:r w:rsidRPr="003723B8">
        <w:rPr>
          <w:rFonts w:ascii="Times New Roman" w:hAnsi="Times New Roman" w:cs="Times New Roman"/>
          <w:sz w:val="24"/>
          <w:szCs w:val="24"/>
        </w:rPr>
        <w:commentReference w:id="136"/>
      </w:r>
      <w:r w:rsidRPr="003723B8">
        <w:rPr>
          <w:rFonts w:ascii="Times New Roman" w:eastAsia="Times New Roman" w:hAnsi="Times New Roman" w:cs="Times New Roman"/>
          <w:color w:val="000000"/>
          <w:sz w:val="24"/>
          <w:szCs w:val="24"/>
        </w:rPr>
        <w:t xml:space="preserve">) by Pernet et al. (2021). This ensured the exclusion of “dead” or disconnected channels, thereby improving data quality. Channels were further excluded if their signal could not be predicted from a randomly selected subset of the remaining channels for at least 85% of the recording time (ChannelCriterion = 0.85), to remove those that were highly dissimilar from the rest of the channels (Gil Ávila et al., 2023; Pernet et al., 2021). The euclidean distance metric was used to calculate the similarity between channels. Data segments with abnormally high amplitude bursts, exceeding 100 SD compared to neighboring segments, were eliminated (BurstCriterion = 100), as such extreme </w:t>
      </w:r>
      <w:r w:rsidRPr="003723B8">
        <w:rPr>
          <w:rFonts w:ascii="Times New Roman" w:eastAsia="Times New Roman" w:hAnsi="Times New Roman" w:cs="Times New Roman"/>
          <w:color w:val="000000"/>
          <w:sz w:val="24"/>
          <w:szCs w:val="24"/>
        </w:rPr>
        <w:lastRenderedPageBreak/>
        <w:t>bursts are considered unlikely to reflect brain signals (Chang et al., 2018). The default BurstCriterion is set to 20, but it may be adjusted if the default setting results in rejecting too many data segments. Som</w:t>
      </w:r>
      <w:commentRangeStart w:id="137"/>
      <w:r w:rsidRPr="003723B8">
        <w:rPr>
          <w:rFonts w:ascii="Times New Roman" w:eastAsia="Times New Roman" w:hAnsi="Times New Roman" w:cs="Times New Roman"/>
          <w:color w:val="000000"/>
          <w:sz w:val="24"/>
          <w:szCs w:val="24"/>
        </w:rPr>
        <w:t>e</w:t>
      </w:r>
      <w:commentRangeEnd w:id="137"/>
      <w:r w:rsidRPr="003723B8">
        <w:rPr>
          <w:rFonts w:ascii="Times New Roman" w:hAnsi="Times New Roman" w:cs="Times New Roman"/>
          <w:sz w:val="24"/>
          <w:szCs w:val="24"/>
        </w:rPr>
        <w:commentReference w:id="137"/>
      </w:r>
      <w:r w:rsidRPr="003723B8">
        <w:rPr>
          <w:rFonts w:ascii="Times New Roman" w:eastAsia="Times New Roman" w:hAnsi="Times New Roman" w:cs="Times New Roman"/>
          <w:color w:val="000000"/>
          <w:sz w:val="24"/>
          <w:szCs w:val="24"/>
        </w:rPr>
        <w:t xml:space="preserve"> scientist recommend setting the threshold to 100 (EEGLAB, "Automated Pipeline Tutorial", 2024), which aligns with the optimal cut-off range of 10 to 100 suggested by Chang et al. (2018). Therefore, a mild threshold of 100 was chosen here, as it still effectively removes large-amplitude artifacts while retaining valuable data (Chang et al., 2018). Time windows where more than 40% of the channels were marked a</w:t>
      </w:r>
      <w:commentRangeStart w:id="138"/>
      <w:r w:rsidRPr="003723B8">
        <w:rPr>
          <w:rFonts w:ascii="Times New Roman" w:eastAsia="Times New Roman" w:hAnsi="Times New Roman" w:cs="Times New Roman"/>
          <w:color w:val="000000"/>
          <w:sz w:val="24"/>
          <w:szCs w:val="24"/>
        </w:rPr>
        <w:t>s</w:t>
      </w:r>
      <w:commentRangeEnd w:id="138"/>
      <w:r w:rsidRPr="003723B8">
        <w:rPr>
          <w:rFonts w:ascii="Times New Roman" w:hAnsi="Times New Roman" w:cs="Times New Roman"/>
          <w:sz w:val="24"/>
          <w:szCs w:val="24"/>
        </w:rPr>
        <w:commentReference w:id="138"/>
      </w:r>
      <w:r w:rsidRPr="003723B8">
        <w:rPr>
          <w:rFonts w:ascii="Times New Roman" w:eastAsia="Times New Roman" w:hAnsi="Times New Roman" w:cs="Times New Roman"/>
          <w:color w:val="000000"/>
          <w:sz w:val="24"/>
          <w:szCs w:val="24"/>
        </w:rPr>
        <w:t xml:space="preserve"> noisy were removed (WindowCriterion = 0.4), to ensure the quality of the remaining data. A more lenient threshold of 0.4 was chosen over the default of 0.25 to retain more data (even if it is potentially noisier). How many “bad” (excessively noisy) channels were detected or removed in this process? </w:t>
      </w:r>
    </w:p>
    <w:p w14:paraId="2F47DA40" w14:textId="5B122AE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Again the data is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Secondly, Independent Component Analysis (ICA) (Bell and Sejnowski, 1995; Hyvärinen, 2013, Jung et al., 2000; Lee et al., 1999; Palmer et al., 2008) was performed on the data, to detect and reject </w:t>
      </w:r>
      <w:commentRangeStart w:id="139"/>
      <w:r w:rsidRPr="003723B8">
        <w:rPr>
          <w:rFonts w:ascii="Times New Roman" w:eastAsia="Times New Roman" w:hAnsi="Times New Roman" w:cs="Times New Roman"/>
          <w:color w:val="000000"/>
          <w:sz w:val="24"/>
          <w:szCs w:val="24"/>
        </w:rPr>
        <w:t xml:space="preserve">further artifacts, such as eye or muscle movements (Makeig et al., 1995). ICA was performed with the “runica” algorithm and function pop_runica() with the extended InfoMax method. The runica algorithm was employed with the extended InfoMax method.  using the pop_runica function implemented in EEGLAB. </w:t>
      </w:r>
      <w:commentRangeEnd w:id="139"/>
      <w:r w:rsidRPr="003723B8">
        <w:rPr>
          <w:rFonts w:ascii="Times New Roman" w:hAnsi="Times New Roman" w:cs="Times New Roman"/>
          <w:sz w:val="24"/>
          <w:szCs w:val="24"/>
        </w:rPr>
        <w:commentReference w:id="139"/>
      </w:r>
      <w:r w:rsidRPr="003723B8">
        <w:rPr>
          <w:rFonts w:ascii="Times New Roman" w:eastAsia="Times New Roman" w:hAnsi="Times New Roman" w:cs="Times New Roman"/>
          <w:color w:val="000000"/>
          <w:sz w:val="24"/>
          <w:szCs w:val="24"/>
        </w:rPr>
        <w:t xml:space="preserve">To avoid rank deficiency, the number of components was set to one less than the total number of channels (Kim, Luo, Chu, Cannard, Hoffman &amp; Miyakoshi, 2023).  This approach decomposes the EEG signal into independent components, potentially separating artifacts from neural activity. </w:t>
      </w:r>
      <w:commentRangeStart w:id="140"/>
      <w:r w:rsidRPr="003723B8">
        <w:rPr>
          <w:rFonts w:ascii="Times New Roman" w:eastAsia="Times New Roman" w:hAnsi="Times New Roman" w:cs="Times New Roman"/>
          <w:color w:val="000000"/>
          <w:sz w:val="24"/>
          <w:szCs w:val="24"/>
        </w:rPr>
        <w:t xml:space="preserve"> </w:t>
      </w:r>
      <w:commentRangeEnd w:id="140"/>
      <w:r w:rsidRPr="003723B8">
        <w:rPr>
          <w:rFonts w:ascii="Times New Roman" w:hAnsi="Times New Roman" w:cs="Times New Roman"/>
          <w:sz w:val="24"/>
          <w:szCs w:val="24"/>
        </w:rPr>
        <w:commentReference w:id="140"/>
      </w:r>
      <w:r w:rsidRPr="003723B8">
        <w:rPr>
          <w:rFonts w:ascii="Times New Roman" w:eastAsia="Times New Roman" w:hAnsi="Times New Roman" w:cs="Times New Roman"/>
          <w:color w:val="000000"/>
          <w:sz w:val="24"/>
          <w:szCs w:val="24"/>
        </w:rPr>
        <w:t>Due to the non-deterministic nature of the ICA algorithm, its results vary across repetitions. That is, every repetition of the ICA algorithm leads to small differences in the reconstructed time series after removing artifactual components (Gil Ávila et al., 2023).  The resulting ICA weights, which represent the transformation matrix for this decomposition, were saved in a separate file.</w:t>
      </w:r>
    </w:p>
    <w:p w14:paraId="192871B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w:t>
      </w:r>
      <w:commentRangeStart w:id="141"/>
      <w:r w:rsidRPr="003723B8">
        <w:rPr>
          <w:rFonts w:ascii="Times New Roman" w:eastAsia="Times New Roman" w:hAnsi="Times New Roman" w:cs="Times New Roman"/>
          <w:color w:val="000000"/>
          <w:sz w:val="24"/>
          <w:szCs w:val="24"/>
        </w:rPr>
        <w:t>n</w:t>
      </w:r>
      <w:commentRangeEnd w:id="141"/>
      <w:r w:rsidRPr="003723B8">
        <w:rPr>
          <w:rFonts w:ascii="Times New Roman" w:hAnsi="Times New Roman" w:cs="Times New Roman"/>
          <w:sz w:val="24"/>
          <w:szCs w:val="24"/>
        </w:rPr>
        <w:commentReference w:id="141"/>
      </w:r>
      <w:r w:rsidRPr="003723B8">
        <w:rPr>
          <w:rFonts w:ascii="Times New Roman" w:eastAsia="Times New Roman" w:hAnsi="Times New Roman" w:cs="Times New Roman"/>
          <w:color w:val="000000"/>
          <w:sz w:val="24"/>
          <w:szCs w:val="24"/>
        </w:rPr>
        <w:t xml:space="preserve">ent rejection </w:t>
      </w:r>
      <w:commentRangeStart w:id="142"/>
      <w:r w:rsidRPr="003723B8">
        <w:rPr>
          <w:rFonts w:ascii="Times New Roman" w:eastAsia="Times New Roman" w:hAnsi="Times New Roman" w:cs="Times New Roman"/>
          <w:color w:val="000000"/>
          <w:sz w:val="24"/>
          <w:szCs w:val="24"/>
        </w:rPr>
        <w:t>w</w:t>
      </w:r>
      <w:commentRangeEnd w:id="142"/>
      <w:r w:rsidRPr="003723B8">
        <w:rPr>
          <w:rFonts w:ascii="Times New Roman" w:hAnsi="Times New Roman" w:cs="Times New Roman"/>
          <w:sz w:val="24"/>
          <w:szCs w:val="24"/>
        </w:rPr>
        <w:commentReference w:id="142"/>
      </w:r>
      <w:r w:rsidRPr="003723B8">
        <w:rPr>
          <w:rFonts w:ascii="Times New Roman" w:eastAsia="Times New Roman" w:hAnsi="Times New Roman" w:cs="Times New Roman"/>
          <w:color w:val="000000"/>
          <w:sz w:val="24"/>
          <w:szCs w:val="24"/>
        </w:rPr>
        <w:t xml:space="preserve">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w:t>
      </w:r>
      <w:commentRangeStart w:id="143"/>
      <w:r w:rsidRPr="003723B8">
        <w:rPr>
          <w:rFonts w:ascii="Times New Roman" w:eastAsia="Times New Roman" w:hAnsi="Times New Roman" w:cs="Times New Roman"/>
          <w:color w:val="000000"/>
          <w:sz w:val="24"/>
          <w:szCs w:val="24"/>
        </w:rPr>
        <w:t>0.5 (50%</w:t>
      </w:r>
      <w:commentRangeEnd w:id="143"/>
      <w:r w:rsidRPr="003723B8">
        <w:rPr>
          <w:rFonts w:ascii="Times New Roman" w:hAnsi="Times New Roman" w:cs="Times New Roman"/>
          <w:sz w:val="24"/>
          <w:szCs w:val="24"/>
        </w:rPr>
        <w:commentReference w:id="143"/>
      </w:r>
      <w:r w:rsidRPr="003723B8">
        <w:rPr>
          <w:rFonts w:ascii="Times New Roman" w:eastAsia="Times New Roman" w:hAnsi="Times New Roman" w:cs="Times New Roman"/>
          <w:color w:val="000000"/>
          <w:sz w:val="24"/>
          <w:szCs w:val="24"/>
        </w:rPr>
        <w:t xml:space="preserve">) for eye-related components. Components exceeding these thresholds were flagged and automatically removed using the EEGLAB function pop_subcomp().  By default, only components whose probability of being “muscle” is higher than 80% were subtracted from the </w:t>
      </w:r>
      <w:r w:rsidRPr="003723B8">
        <w:rPr>
          <w:rFonts w:ascii="Times New Roman" w:eastAsia="Times New Roman" w:hAnsi="Times New Roman" w:cs="Times New Roman"/>
          <w:color w:val="000000"/>
          <w:sz w:val="24"/>
          <w:szCs w:val="24"/>
        </w:rPr>
        <w:lastRenderedPageBreak/>
        <w:t>data (Pernet et al., 2021). The two EOG channels (31 and 32) were removed from the dataset. The cleaned dataset was then checked for consistency using eeg_checkset().</w:t>
      </w:r>
    </w:p>
    <w:p w14:paraId="3F9F5D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144"/>
      <w:r w:rsidRPr="003723B8">
        <w:rPr>
          <w:rFonts w:ascii="Times New Roman" w:eastAsia="Times New Roman" w:hAnsi="Times New Roman" w:cs="Times New Roman"/>
          <w:color w:val="000000"/>
          <w:sz w:val="24"/>
          <w:szCs w:val="24"/>
        </w:rPr>
        <w:t>After this steps, an average of 110.3 good channels remained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 Range = 75 - 125) and 109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 Range = 78 - 124) in the two-cluster solution. This corresponds to approximately </w:t>
      </w:r>
      <w:commentRangeStart w:id="145"/>
      <w:commentRangeStart w:id="146"/>
      <w:r w:rsidRPr="003723B8">
        <w:rPr>
          <w:rFonts w:ascii="Times New Roman" w:eastAsia="Times New Roman" w:hAnsi="Times New Roman" w:cs="Times New Roman"/>
          <w:color w:val="000000"/>
          <w:sz w:val="24"/>
          <w:szCs w:val="24"/>
        </w:rPr>
        <w:t xml:space="preserve">85-86% good </w:t>
      </w:r>
      <w:commentRangeEnd w:id="145"/>
      <w:r w:rsidRPr="003723B8">
        <w:rPr>
          <w:rFonts w:ascii="Times New Roman" w:hAnsi="Times New Roman" w:cs="Times New Roman"/>
          <w:sz w:val="24"/>
          <w:szCs w:val="24"/>
        </w:rPr>
        <w:commentReference w:id="145"/>
      </w:r>
      <w:commentRangeEnd w:id="146"/>
      <w:r w:rsidRPr="003723B8">
        <w:rPr>
          <w:rFonts w:ascii="Times New Roman" w:hAnsi="Times New Roman" w:cs="Times New Roman"/>
          <w:sz w:val="24"/>
          <w:szCs w:val="24"/>
        </w:rPr>
        <w:commentReference w:id="146"/>
      </w:r>
      <w:r w:rsidRPr="003723B8">
        <w:rPr>
          <w:rFonts w:ascii="Times New Roman" w:eastAsia="Times New Roman" w:hAnsi="Times New Roman" w:cs="Times New Roman"/>
          <w:color w:val="000000"/>
          <w:sz w:val="24"/>
          <w:szCs w:val="24"/>
        </w:rPr>
        <w:t xml:space="preserve">channels in both groups. </w:t>
      </w:r>
    </w:p>
    <w:p w14:paraId="5FC7B16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the four-cluster solution an average of 110.8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11.84, range = 75–125), 109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11.03, range = 78–124), 108.6 good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channels in Cluster 3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12.19, range = 77–122), and 113 good channels in Cluster 4</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6.64, range = 105–123) after ICA. This corresponds to approximately </w:t>
      </w:r>
      <w:commentRangeStart w:id="147"/>
      <w:r w:rsidRPr="003723B8">
        <w:rPr>
          <w:rFonts w:ascii="Times New Roman" w:eastAsia="Times New Roman" w:hAnsi="Times New Roman" w:cs="Times New Roman"/>
          <w:color w:val="000000"/>
          <w:sz w:val="24"/>
          <w:szCs w:val="24"/>
        </w:rPr>
        <w:t>85-88</w:t>
      </w:r>
      <w:commentRangeStart w:id="148"/>
      <w:r w:rsidRPr="003723B8">
        <w:rPr>
          <w:rFonts w:ascii="Times New Roman" w:eastAsia="Times New Roman" w:hAnsi="Times New Roman" w:cs="Times New Roman"/>
          <w:color w:val="000000"/>
          <w:sz w:val="24"/>
          <w:szCs w:val="24"/>
        </w:rPr>
        <w:t>%</w:t>
      </w:r>
      <w:commentRangeEnd w:id="147"/>
      <w:r w:rsidRPr="003723B8">
        <w:rPr>
          <w:rFonts w:ascii="Times New Roman" w:hAnsi="Times New Roman" w:cs="Times New Roman"/>
          <w:sz w:val="24"/>
          <w:szCs w:val="24"/>
        </w:rPr>
        <w:commentReference w:id="147"/>
      </w:r>
      <w:r w:rsidRPr="003723B8">
        <w:rPr>
          <w:rFonts w:ascii="Times New Roman" w:eastAsia="Times New Roman" w:hAnsi="Times New Roman" w:cs="Times New Roman"/>
          <w:color w:val="000000"/>
          <w:sz w:val="24"/>
          <w:szCs w:val="24"/>
        </w:rPr>
        <w:t xml:space="preserve"> good </w:t>
      </w:r>
      <w:commentRangeEnd w:id="148"/>
      <w:r w:rsidRPr="003723B8">
        <w:rPr>
          <w:rFonts w:ascii="Times New Roman" w:hAnsi="Times New Roman" w:cs="Times New Roman"/>
          <w:sz w:val="24"/>
          <w:szCs w:val="24"/>
        </w:rPr>
        <w:commentReference w:id="148"/>
      </w:r>
      <w:r w:rsidRPr="003723B8">
        <w:rPr>
          <w:rFonts w:ascii="Times New Roman" w:eastAsia="Times New Roman" w:hAnsi="Times New Roman" w:cs="Times New Roman"/>
          <w:color w:val="000000"/>
          <w:sz w:val="24"/>
          <w:szCs w:val="24"/>
        </w:rPr>
        <w:t>channels.</w:t>
      </w:r>
      <w:commentRangeEnd w:id="144"/>
      <w:r w:rsidRPr="003723B8">
        <w:rPr>
          <w:rFonts w:ascii="Times New Roman" w:hAnsi="Times New Roman" w:cs="Times New Roman"/>
          <w:sz w:val="24"/>
          <w:szCs w:val="24"/>
        </w:rPr>
        <w:commentReference w:id="144"/>
      </w:r>
    </w:p>
    <w:p w14:paraId="0AED1BD4"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calculated for each channel across all time points. Then, overall mean values for these standard deviations and means were computed across all channels. Thresholds were established at </w:t>
      </w:r>
      <w:commentRangeStart w:id="149"/>
      <w:r w:rsidRPr="003723B8">
        <w:rPr>
          <w:rFonts w:ascii="Times New Roman" w:eastAsia="Times New Roman" w:hAnsi="Times New Roman" w:cs="Times New Roman"/>
          <w:color w:val="000000"/>
          <w:sz w:val="24"/>
          <w:szCs w:val="24"/>
        </w:rPr>
        <w:t>2.5</w:t>
      </w:r>
      <w:commentRangeEnd w:id="149"/>
      <w:r w:rsidRPr="003723B8">
        <w:rPr>
          <w:rFonts w:ascii="Times New Roman" w:hAnsi="Times New Roman" w:cs="Times New Roman"/>
          <w:sz w:val="24"/>
          <w:szCs w:val="24"/>
        </w:rPr>
        <w:commentReference w:id="149"/>
      </w:r>
      <w:r w:rsidRPr="003723B8">
        <w:rPr>
          <w:rFonts w:ascii="Times New Roman" w:eastAsia="Times New Roman" w:hAnsi="Times New Roman" w:cs="Times New Roman"/>
          <w:color w:val="000000"/>
          <w:sz w:val="24"/>
          <w:szCs w:val="24"/>
        </w:rPr>
        <w:t xml:space="preserve"> standard deviations above and below the overall mean, creating an acceptable range for channel activity. Channels with standard deviations falling outside this range were identified as outliers. These outlier channels were then removed from the dataset using the EEGLAB function pop_select(), further refining the EEG data quality. This step ensures that channels with unusually high or low variability, which might represent persistent artifacts or malfunctioning electrodes, are excluded from subsequent analyses. </w:t>
      </w:r>
      <w:commentRangeStart w:id="150"/>
      <w:r w:rsidRPr="003723B8">
        <w:rPr>
          <w:rFonts w:ascii="Times New Roman" w:eastAsia="Times New Roman" w:hAnsi="Times New Roman" w:cs="Times New Roman"/>
          <w:color w:val="000000"/>
          <w:sz w:val="24"/>
          <w:szCs w:val="24"/>
        </w:rPr>
        <w:t>As a result, the dataset retained an average 108 good channels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11.2, Range = 73 - 121) and 106.6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 Range = 77 - 121) in the two-cluster solution. This corresponds to approximately </w:t>
      </w:r>
      <w:commentRangeStart w:id="151"/>
      <w:commentRangeStart w:id="152"/>
      <w:r w:rsidRPr="003723B8">
        <w:rPr>
          <w:rFonts w:ascii="Times New Roman" w:eastAsia="Times New Roman" w:hAnsi="Times New Roman" w:cs="Times New Roman"/>
          <w:color w:val="000000"/>
          <w:sz w:val="24"/>
          <w:szCs w:val="24"/>
        </w:rPr>
        <w:t xml:space="preserve">83-84% good </w:t>
      </w:r>
      <w:commentRangeEnd w:id="151"/>
      <w:r w:rsidRPr="003723B8">
        <w:rPr>
          <w:rFonts w:ascii="Times New Roman" w:hAnsi="Times New Roman" w:cs="Times New Roman"/>
          <w:sz w:val="24"/>
          <w:szCs w:val="24"/>
        </w:rPr>
        <w:commentReference w:id="151"/>
      </w:r>
      <w:commentRangeEnd w:id="152"/>
      <w:r w:rsidRPr="003723B8">
        <w:rPr>
          <w:rFonts w:ascii="Times New Roman" w:hAnsi="Times New Roman" w:cs="Times New Roman"/>
          <w:sz w:val="24"/>
          <w:szCs w:val="24"/>
        </w:rPr>
        <w:commentReference w:id="152"/>
      </w:r>
      <w:r w:rsidRPr="003723B8">
        <w:rPr>
          <w:rFonts w:ascii="Times New Roman" w:eastAsia="Times New Roman" w:hAnsi="Times New Roman" w:cs="Times New Roman"/>
          <w:color w:val="000000"/>
          <w:sz w:val="24"/>
          <w:szCs w:val="24"/>
        </w:rPr>
        <w:t>channels in both groups.</w:t>
      </w:r>
    </w:p>
    <w:p w14:paraId="455146F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the four-cluster solution an average of 108.4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11.46, range = 73–121), 106.6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10.92, range = 77–121), 106.3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3</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12.17, range = 74–120), and 111.1 good channels in Cluster 4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6.20, range = 104–121). This corresponds to </w:t>
      </w:r>
      <w:commentRangeStart w:id="153"/>
      <w:r w:rsidRPr="003723B8">
        <w:rPr>
          <w:rFonts w:ascii="Times New Roman" w:eastAsia="Times New Roman" w:hAnsi="Times New Roman" w:cs="Times New Roman"/>
          <w:color w:val="000000"/>
          <w:sz w:val="24"/>
          <w:szCs w:val="24"/>
        </w:rPr>
        <w:t xml:space="preserve">approximately 83-87% </w:t>
      </w:r>
      <w:commentRangeEnd w:id="153"/>
      <w:r w:rsidRPr="003723B8">
        <w:rPr>
          <w:rFonts w:ascii="Times New Roman" w:hAnsi="Times New Roman" w:cs="Times New Roman"/>
          <w:sz w:val="24"/>
          <w:szCs w:val="24"/>
        </w:rPr>
        <w:commentReference w:id="153"/>
      </w:r>
      <w:r w:rsidRPr="003723B8">
        <w:rPr>
          <w:rFonts w:ascii="Times New Roman" w:eastAsia="Times New Roman" w:hAnsi="Times New Roman" w:cs="Times New Roman"/>
          <w:color w:val="000000"/>
          <w:sz w:val="24"/>
          <w:szCs w:val="24"/>
        </w:rPr>
        <w:t>good channels.</w:t>
      </w:r>
      <w:commentRangeEnd w:id="150"/>
      <w:r w:rsidRPr="003723B8">
        <w:rPr>
          <w:rFonts w:ascii="Times New Roman" w:hAnsi="Times New Roman" w:cs="Times New Roman"/>
          <w:sz w:val="24"/>
          <w:szCs w:val="24"/>
        </w:rPr>
        <w:commentReference w:id="150"/>
      </w:r>
    </w:p>
    <w:p w14:paraId="5A1C5F59"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Interpolate bad channels </w:t>
      </w:r>
    </w:p>
    <w:p w14:paraId="0D82CF93" w14:textId="4AECB215"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channels across participants (Gil Ávila et al., 2023). </w:t>
      </w:r>
    </w:p>
    <w:p w14:paraId="6E61DF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Epoch length and number    </w:t>
      </w:r>
    </w:p>
    <w:p w14:paraId="3BCD7AFC" w14:textId="0B6A0A49"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 xml:space="preserve">To achieve higher resolution while maintaining an adequate trial count, </w:t>
      </w:r>
      <w:r w:rsidR="002D7678">
        <w:rPr>
          <w:rFonts w:ascii="Times New Roman" w:eastAsia="Times New Roman" w:hAnsi="Times New Roman" w:cs="Times New Roman"/>
          <w:color w:val="000000"/>
          <w:sz w:val="24"/>
          <w:szCs w:val="24"/>
        </w:rPr>
        <w:t xml:space="preserve">the continuous </w:t>
      </w:r>
      <w:r w:rsidRPr="003723B8">
        <w:rPr>
          <w:rFonts w:ascii="Times New Roman" w:eastAsia="Times New Roman" w:hAnsi="Times New Roman" w:cs="Times New Roman"/>
          <w:color w:val="000000"/>
          <w:sz w:val="24"/>
          <w:szCs w:val="24"/>
        </w:rPr>
        <w:t>EEG data for each participant were segmented into 5-second nonoverlapping epochs (Bonello, Garg, Garg &amp; Audu, 2018).</w:t>
      </w:r>
    </w:p>
    <w:p w14:paraId="54F3D84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preprocessing resulted in an average of 37.7 good epochs (SD = 14.7, Range = 4 – 60) in Cluster 1, 37.9 good epochs (SD = 16.6, Range = 3 – 59) in Cluster 2 in the two-cluster solution. </w:t>
      </w:r>
      <w:commentRangeStart w:id="154"/>
      <w:commentRangeStart w:id="155"/>
      <w:r w:rsidRPr="003723B8">
        <w:rPr>
          <w:rFonts w:ascii="Times New Roman" w:eastAsia="Times New Roman" w:hAnsi="Times New Roman" w:cs="Times New Roman"/>
          <w:color w:val="000000"/>
          <w:sz w:val="24"/>
          <w:szCs w:val="24"/>
        </w:rPr>
        <w:t xml:space="preserve">A two-sided </w:t>
      </w:r>
      <w:r w:rsidRPr="003723B8">
        <w:rPr>
          <w:rFonts w:ascii="Times New Roman" w:eastAsia="Times New Roman" w:hAnsi="Times New Roman" w:cs="Times New Roman"/>
          <w:i/>
          <w:color w:val="000000"/>
          <w:sz w:val="24"/>
          <w:szCs w:val="24"/>
        </w:rPr>
        <w:t>t-</w:t>
      </w:r>
      <w:r w:rsidRPr="003723B8">
        <w:rPr>
          <w:rFonts w:ascii="Times New Roman" w:eastAsia="Times New Roman" w:hAnsi="Times New Roman" w:cs="Times New Roman"/>
          <w:color w:val="000000"/>
          <w:sz w:val="24"/>
          <w:szCs w:val="24"/>
        </w:rPr>
        <w:t>test did not indicate a significant differences in epoch number between groups, t = -0,0585, p = .95.</w:t>
      </w:r>
      <w:commentRangeEnd w:id="154"/>
      <w:r w:rsidRPr="003723B8">
        <w:rPr>
          <w:rFonts w:ascii="Times New Roman" w:hAnsi="Times New Roman" w:cs="Times New Roman"/>
          <w:sz w:val="24"/>
          <w:szCs w:val="24"/>
        </w:rPr>
        <w:commentReference w:id="154"/>
      </w:r>
      <w:commentRangeEnd w:id="155"/>
      <w:r w:rsidRPr="003723B8">
        <w:rPr>
          <w:rFonts w:ascii="Times New Roman" w:hAnsi="Times New Roman" w:cs="Times New Roman"/>
          <w:sz w:val="24"/>
          <w:szCs w:val="24"/>
        </w:rPr>
        <w:commentReference w:id="155"/>
      </w:r>
      <w:r w:rsidRPr="003723B8">
        <w:rPr>
          <w:rFonts w:ascii="Times New Roman" w:eastAsia="Times New Roman" w:hAnsi="Times New Roman" w:cs="Times New Roman"/>
          <w:color w:val="000000"/>
          <w:sz w:val="24"/>
          <w:szCs w:val="24"/>
        </w:rPr>
        <w:t xml:space="preserve"> In the four-cluster solution, the dataset retained an average of 37.6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16.2, range = 4–58) in 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37.9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16.6, range = 3–59)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35.9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14.5, range = 9–60) in Cluster 3, and 42.0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12.5, range = 24–60) in Cluster 4.</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56" w:name="_tftijchbsg7j" w:colFirst="0" w:colLast="0"/>
      <w:bookmarkEnd w:id="156"/>
      <w:commentRangeStart w:id="157"/>
      <w:r w:rsidRPr="003723B8">
        <w:rPr>
          <w:rFonts w:ascii="Times New Roman" w:eastAsia="Times New Roman" w:hAnsi="Times New Roman" w:cs="Times New Roman"/>
          <w:color w:val="000000"/>
          <w:sz w:val="24"/>
          <w:szCs w:val="24"/>
        </w:rPr>
        <w:t>Preprocessed EEG data were converted from EEGLAB format to FieldTrip format using the eeglab2fieldtrip function. A common method for characterizing rsEEG is to decompose oscillatory signal into spectral power across distinct frequency bands (Babiloni et al., 2016; Perez et al., 2024). Spectral power reflects the distribution of neural activity at specific frequencies and is associated with various cognitive processes (Babiloni et al., 2016; Perez et al., 2024; Ward, 2003).</w:t>
      </w:r>
      <w:r w:rsidRPr="003723B8">
        <w:rPr>
          <w:rFonts w:ascii="Times New Roman" w:eastAsia="Quattrocento Sans" w:hAnsi="Times New Roman" w:cs="Times New Roman"/>
          <w:color w:val="000000"/>
          <w:sz w:val="24"/>
          <w:szCs w:val="24"/>
        </w:rPr>
        <w:t xml:space="preserve"> </w:t>
      </w:r>
      <w:commentRangeEnd w:id="157"/>
      <w:r w:rsidRPr="003723B8">
        <w:rPr>
          <w:rFonts w:ascii="Times New Roman" w:hAnsi="Times New Roman" w:cs="Times New Roman"/>
          <w:sz w:val="24"/>
          <w:szCs w:val="24"/>
        </w:rPr>
        <w:commentReference w:id="157"/>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CBEC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changes in absolute power may not solely reflect true neural activity but could also result from shifts in the aperiodic exponent, broadband offset, or frequency center (Donoghue et al., 2020), this analysis focused on relative power while also examining the aperiodic exponent and offset to account for these cofounding factors.</w:t>
      </w:r>
    </w:p>
    <w:p w14:paraId="0D2875E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To obtain relative delta and beta power, the aperiodic components were substracted from the original power spectra. Delta power was defined as 0.6-4 Hz, and beta power as 14-30 Hz. The summed power across all frequencies within each band was used to compute the relative power per channel.</w:t>
      </w:r>
    </w:p>
    <w:p w14:paraId="643EC879" w14:textId="1151EB3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b/>
        <w:t xml:space="preserve">Once the relative power per channel was computed, the data were transferred to R Studio (…) for </w:t>
      </w:r>
      <w:r w:rsidR="002D7678">
        <w:rPr>
          <w:rFonts w:ascii="Times New Roman" w:eastAsia="Times New Roman" w:hAnsi="Times New Roman" w:cs="Times New Roman"/>
          <w:color w:val="000000"/>
          <w:sz w:val="24"/>
          <w:szCs w:val="24"/>
        </w:rPr>
        <w:t>further</w:t>
      </w:r>
      <w:r w:rsidRPr="003723B8">
        <w:rPr>
          <w:rFonts w:ascii="Times New Roman" w:eastAsia="Times New Roman" w:hAnsi="Times New Roman" w:cs="Times New Roman"/>
          <w:color w:val="000000"/>
          <w:sz w:val="24"/>
          <w:szCs w:val="24"/>
        </w:rPr>
        <w:t xml:space="preserve"> analysis using R Statistical Software (….). To identify and remove extreme values, an initial outlier detection was performed. For each participant, channels </w:t>
      </w:r>
      <w:r w:rsidRPr="003723B8">
        <w:rPr>
          <w:rFonts w:ascii="Times New Roman" w:eastAsia="Times New Roman" w:hAnsi="Times New Roman" w:cs="Times New Roman"/>
          <w:color w:val="000000"/>
          <w:sz w:val="24"/>
          <w:szCs w:val="24"/>
        </w:rPr>
        <w:lastRenderedPageBreak/>
        <w:t>exceeding ±3 SD from the mean relative power were excluded. This process was applied seperately for delta power, beta power, aperiodic exponent, and aperiodic offset. Starting with … channels per cluster, this step retained ..% of channels in  Cluster 1 and …% of channels in Cluster 2 for delta power, …% for beta power, …% for the aperiodic exponent, and ….% (Cluster 1) and …% (Cluster 2) for the aperiodic offset. Further outlier removal was considered. André (2022) advocates for a hypothesis-blind approach, where outliers are removed across clusters rather than within them. However, Karch (2023) questions this method, suggesting that extreme values should either be corrected or removed and that statistical methods less sensitive to outliers, such as a sign-rank test, may be more appropriate. For delta and beta power, an outlier removal approach across clusters was used, retaining X% of channels in cluster 1 and X% in cluster 2 for delta power, and X% in both clusters for beta power. A comparison between within-cluster and across-cluster outlier removal showed that the choice of method did not influence the significance of the results.</w:t>
      </w:r>
    </w:p>
    <w:p w14:paraId="579DA95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b/>
        <w:t xml:space="preserve">EEG power values are inherently non-negative; however, when using the FOOOF/SpecParam method, negative power values can sometimes occur. To ensure meaningful relative power estimates, these negative values were set to zero. Specifically, </w:t>
      </w:r>
      <w:commentRangeStart w:id="158"/>
      <w:r w:rsidRPr="003723B8">
        <w:rPr>
          <w:rFonts w:ascii="Times New Roman" w:eastAsia="Times New Roman" w:hAnsi="Times New Roman" w:cs="Times New Roman"/>
          <w:color w:val="000000"/>
          <w:sz w:val="24"/>
          <w:szCs w:val="24"/>
        </w:rPr>
        <w:t xml:space="preserve">X% </w:t>
      </w:r>
      <w:commentRangeEnd w:id="158"/>
      <w:r w:rsidRPr="003723B8">
        <w:rPr>
          <w:rFonts w:ascii="Times New Roman" w:hAnsi="Times New Roman" w:cs="Times New Roman"/>
          <w:sz w:val="24"/>
          <w:szCs w:val="24"/>
        </w:rPr>
        <w:commentReference w:id="158"/>
      </w:r>
      <w:r w:rsidRPr="003723B8">
        <w:rPr>
          <w:rFonts w:ascii="Times New Roman" w:eastAsia="Times New Roman" w:hAnsi="Times New Roman" w:cs="Times New Roman"/>
          <w:color w:val="000000"/>
          <w:sz w:val="24"/>
          <w:szCs w:val="24"/>
        </w:rPr>
        <w:t>of channels in Cluster 1 and X%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had negative values for delta power, while for beta power, the proportion was considerably smaller, at X% and X%, respectively. Removing these values may reduce the overall variance in the data.</w:t>
      </w:r>
    </w:p>
    <w:p w14:paraId="567651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4165FF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T-test for two group comparing. For four groups different test. </w:t>
      </w:r>
      <w:commentRangeStart w:id="159"/>
      <w:r w:rsidRPr="003723B8">
        <w:rPr>
          <w:rFonts w:ascii="Times New Roman" w:eastAsia="Times New Roman" w:hAnsi="Times New Roman" w:cs="Times New Roman"/>
          <w:color w:val="000000"/>
          <w:sz w:val="24"/>
          <w:szCs w:val="24"/>
        </w:rPr>
        <w:t>Blablablablabla</w:t>
      </w:r>
      <w:commentRangeEnd w:id="159"/>
      <w:r w:rsidRPr="003723B8">
        <w:rPr>
          <w:rFonts w:ascii="Times New Roman" w:hAnsi="Times New Roman" w:cs="Times New Roman"/>
          <w:sz w:val="24"/>
          <w:szCs w:val="24"/>
        </w:rPr>
        <w:commentReference w:id="159"/>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60"/>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60"/>
    <w:p w14:paraId="30999373" w14:textId="77777777" w:rsidR="0022750F" w:rsidRDefault="00000000">
      <w:pPr>
        <w:ind w:firstLine="0"/>
      </w:pPr>
      <w:r>
        <w:commentReference w:id="160"/>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hristian Neumann" w:date="2025-03-13T10:36:00Z" w:initials="">
    <w:p w14:paraId="0EBA663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Zwei Abschnitte zu Study design?</w:t>
      </w:r>
    </w:p>
  </w:comment>
  <w:comment w:id="2" w:author="Janka Hauffe" w:date="2024-10-15T12:42:00Z" w:initials="">
    <w:p w14:paraId="1FF011B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full name or is COVIDOm enough?</w:t>
      </w:r>
    </w:p>
  </w:comment>
  <w:comment w:id="3" w:author="Christian Neumann" w:date="2025-03-13T10:13:00Z" w:initials="">
    <w:p w14:paraId="57E55D9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Die Studienzentren befinden sich in Kiel, Berlin und Würzburg, rekrutiert wurde aber in größeren Bereichen z.B. für Kiel wurde in ganz Schleswig-Holstein rekrutiert. Kannst hier einfach dazuschreiben (und dadurch vielleicht auch bisschen was kürzen), dass für EPOC nur Leute vor Ort im Studienzentrum Kiel rekrutiert wurden (dementsprechend die Leute also aus ganz SH kommen) die Details zu Würzburg und Berlin kannst du dann vielleicht kürzen.</w:t>
      </w:r>
    </w:p>
  </w:comment>
  <w:comment w:id="4" w:author="Christian Neumann" w:date="2025-03-13T10:21:00Z" w:initials="">
    <w:p w14:paraId="15456E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vielleicht eine Info, die in Bezug auf die EPOC Daten interessanter ist</w:t>
      </w:r>
    </w:p>
  </w:comment>
  <w:comment w:id="5" w:author="Christian Neumann" w:date="2025-03-13T10:28:00Z" w:initials="">
    <w:p w14:paraId="239C125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Vielleicht nochmal deutlicher hervorheben, welche Infos gerade für COVIDOM gelten und welche für EPOC</w:t>
      </w:r>
    </w:p>
  </w:comment>
  <w:comment w:id="6" w:author="Janka Hauffe" w:date="2025-03-25T21:19:00Z" w:initials="JH">
    <w:p w14:paraId="118DD653" w14:textId="77777777" w:rsidR="00460EC2" w:rsidRDefault="00460EC2" w:rsidP="00460EC2">
      <w:pPr>
        <w:pStyle w:val="CommentText"/>
        <w:ind w:firstLine="0"/>
        <w:jc w:val="left"/>
      </w:pPr>
      <w:r>
        <w:rPr>
          <w:rStyle w:val="CommentReference"/>
        </w:rPr>
        <w:annotationRef/>
      </w:r>
      <w:r>
        <w:t>Related to</w:t>
      </w:r>
    </w:p>
  </w:comment>
  <w:comment w:id="8" w:author="Christian Neumann" w:date="2025-03-13T10:30:00Z" w:initials="">
    <w:p w14:paraId="35793641" w14:textId="17972D3F"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Technisch gesehen wissen wir das nicht. Wir haben nicht wirklich erhoben, ob die Versuchspersonen diagnostizierte PCS haben oder nicht</w:t>
      </w:r>
    </w:p>
  </w:comment>
  <w:comment w:id="7" w:author="Rolf Hauffe" w:date="2025-03-21T11:14:00Z" w:initials="">
    <w:p w14:paraId="0623257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Genau, wir fragen die Leute tatsächlich gar nicht, ob sie diagnostizieres pcs haben (da hätte es auf jeden Fall ein paar gegeben aber höchstens eine handvoll) und selbst diagnostizieren können wir das auch nicht. Die Zuordnung in die Gruppen withPCS und withoutPCS (was halt eigentlich unpassende namen sind so gesehen) basiert nur darauf, ob sie berichtet haben subjektiv das Gefühl zu haben, immer noch kognitiv eingeschränkt zu sein seit der Infektion mit dem Virus</w:t>
      </w:r>
    </w:p>
  </w:comment>
  <w:comment w:id="9" w:author="Christian Neumann" w:date="2025-03-13T10:32:00Z" w:initials="">
    <w:p w14:paraId="0D62305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Das hier gehört eher zu den deskriptiven Ergebnissen. Diese Infos sind dann tendenziell auch erst dann relevant, nachdem du dann schon Leute rausgeworfen hast (falls du das tust) also erst für den finalen Datensatz</w:t>
      </w:r>
    </w:p>
  </w:comment>
  <w:comment w:id="10" w:author="Janka Hauffe" w:date="2024-09-12T12:42:00Z" w:initials="">
    <w:p w14:paraId="0AE60E3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With und without als Tabelle. Gesammte Stichprobe im Text beschreiben</w:t>
      </w:r>
    </w:p>
  </w:comment>
  <w:comment w:id="11" w:author="Christian Neumann" w:date="2025-03-13T10:35:00Z" w:initials="">
    <w:p w14:paraId="36BD2BA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Siehe oben</w:t>
      </w:r>
    </w:p>
  </w:comment>
  <w:comment w:id="13" w:author="Janka Hauffe" w:date="2024-10-15T12:45:00Z" w:initials="">
    <w:p w14:paraId="12416CC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to add, that two were there to place EEG cap, and else one person. Here, or at EEG part?</w:t>
      </w:r>
    </w:p>
  </w:comment>
  <w:comment w:id="12" w:author="Christian Neumann" w:date="2025-03-13T10:36:00Z" w:initials="">
    <w:p w14:paraId="72F7F65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Zwei Abschnitte zum Study design?</w:t>
      </w:r>
    </w:p>
  </w:comment>
  <w:comment w:id="15" w:author="Christian Neumann" w:date="2025-03-13T10:38:00Z" w:initials="">
    <w:p w14:paraId="5B520F7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Sollte irgendwo vollständig aufgelistet sein, welche Daten erhoben werden und sei es in einem Anhang</w:t>
      </w:r>
    </w:p>
  </w:comment>
  <w:comment w:id="16" w:author="Janka Hauffe" w:date="2024-09-09T14:16:00Z" w:initials="">
    <w:p w14:paraId="76272D0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provide more information here? Which gel etc. ; Two people...</w:t>
      </w:r>
    </w:p>
  </w:comment>
  <w:comment w:id="17" w:author="Christian Neumann" w:date="2025-03-13T10:42:00Z" w:initials="">
    <w:p w14:paraId="57F845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hast ja später einen eigenen Abschnitt für EEG, da muss sowas rein</w:t>
      </w:r>
    </w:p>
  </w:comment>
  <w:comment w:id="18" w:author="Janka Hauffe" w:date="2024-09-03T14:32:00Z" w:initials="">
    <w:p w14:paraId="0D8E5CC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Lilly: 27-Zoll-Bildschirm</w:t>
      </w:r>
    </w:p>
  </w:comment>
  <w:comment w:id="19" w:author="Janka Hauffe" w:date="2024-09-09T14:24:00Z" w:initials="">
    <w:p w14:paraId="0E83B4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already introduce the abbreviation here?</w:t>
      </w:r>
    </w:p>
  </w:comment>
  <w:comment w:id="20" w:author="Christian Neumann" w:date="2025-03-13T10:42:00Z" w:initials="">
    <w:p w14:paraId="6DAA12D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 früh wie geht</w:t>
      </w:r>
    </w:p>
  </w:comment>
  <w:comment w:id="22" w:author="Janka Hauffe" w:date="2024-09-09T14:17:00Z" w:initials="">
    <w:p w14:paraId="30A1CCE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a bit informal. Can‘t think of a better word right now</w:t>
      </w:r>
    </w:p>
  </w:comment>
  <w:comment w:id="23" w:author="Janka Hauffe" w:date="2025-03-13T02:34:00Z" w:initials="">
    <w:p w14:paraId="4A3D70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audio signal?</w:t>
      </w:r>
    </w:p>
  </w:comment>
  <w:comment w:id="24" w:author="Christian Neumann" w:date="2025-03-13T10:43:00Z" w:initials="">
    <w:p w14:paraId="3203C27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Um die procedure genau wiederzugeben und reproduzierbar zu machen eigentlich schon</w:t>
      </w:r>
    </w:p>
  </w:comment>
  <w:comment w:id="26" w:author="Janka Hauffe" w:date="2024-09-09T14:20:00Z" w:initials="">
    <w:p w14:paraId="5548EBB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Keep their gaze (is that better?)</w:t>
      </w:r>
    </w:p>
  </w:comment>
  <w:comment w:id="25" w:author="Christian Neumann" w:date="2025-03-13T10:44:00Z" w:initials="">
    <w:p w14:paraId="698859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bist ja gerade dabei die Prezedur zu beschreiben, das ist vielleicht besser, wenn du es an dieser Stelle Chronologisch alles erzählst, diesen Satz also früher erwähnst.</w:t>
      </w:r>
    </w:p>
  </w:comment>
  <w:comment w:id="27" w:author="Janka Hauffe" w:date="2024-09-09T14:01:00Z" w:initials="">
    <w:p w14:paraId="2ED3B5F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I‘m repeating myself. Is that okay in this case?</w:t>
      </w:r>
    </w:p>
  </w:comment>
  <w:comment w:id="28" w:author="Christian Neumann" w:date="2025-03-13T10:46:00Z" w:initials="">
    <w:p w14:paraId="0AF807B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weiß nicht wo du dich wiederholt hast, aber wenn du wiederholungen vermeiden kannst ist es natürlich besser</w:t>
      </w:r>
    </w:p>
  </w:comment>
  <w:comment w:id="30" w:author="Janka Hauffe" w:date="2025-03-06T16:31:00Z" w:initials="">
    <w:p w14:paraId="642DBC4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mention something here about the aim? Like to assess cognitive abilities… something like that...</w:t>
      </w:r>
    </w:p>
  </w:comment>
  <w:comment w:id="31" w:author="Christian Neumann" w:date="2025-03-13T10:47:00Z" w:initials="">
    <w:p w14:paraId="499D00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Deine Ziele nennst du in der Einleitung. Hier würdest höchstens Bezug auf die bereits genannten Ziele nehmen</w:t>
      </w:r>
    </w:p>
  </w:comment>
  <w:comment w:id="32" w:author="Janka Hauffe" w:date="2024-09-09T14:23:00Z" w:initials="">
    <w:p w14:paraId="2719DF8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 xml:space="preserve">And will be of interest in this thesis </w:t>
      </w:r>
      <w:r>
        <w:rPr>
          <w:rFonts w:ascii="Arial" w:eastAsia="Arial" w:hAnsi="Arial" w:cs="Arial"/>
          <w:color w:val="000000"/>
        </w:rPr>
        <w:br/>
        <w:t>or something like that maybe? Or does it not need further explaination?</w:t>
      </w:r>
    </w:p>
  </w:comment>
  <w:comment w:id="34" w:author="Janka Hauffe" w:date="2024-09-09T14:26:00Z" w:initials="">
    <w:p w14:paraId="26A02D9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literature</w:t>
      </w:r>
    </w:p>
  </w:comment>
  <w:comment w:id="35" w:author="Christian Neumann" w:date="2025-03-13T10:49:00Z" w:initials="">
    <w:p w14:paraId="6A017F2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und demenz ursprünglich</w:t>
      </w:r>
    </w:p>
  </w:comment>
  <w:comment w:id="36" w:author="Janka Hauffe" w:date="2024-09-09T15:27:00Z" w:initials="">
    <w:p w14:paraId="5678B73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 that correct written? Or wrong?</w:t>
      </w:r>
    </w:p>
  </w:comment>
  <w:comment w:id="37" w:author="Christian Neumann" w:date="2025-03-13T10:50:00Z" w:initials="">
    <w:p w14:paraId="701998F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Aber nur für Leute die mindestens 65 sind</w:t>
      </w:r>
    </w:p>
  </w:comment>
  <w:comment w:id="38" w:author="Janka Hauffe" w:date="2024-09-12T09:03:00Z" w:initials="">
    <w:p w14:paraId="020CA66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Why?</w:t>
      </w:r>
    </w:p>
  </w:comment>
  <w:comment w:id="39" w:author="Janka Hauffe" w:date="2024-11-27T15:43:00Z" w:initials="">
    <w:p w14:paraId="3A5887D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Figure!</w:t>
      </w:r>
    </w:p>
  </w:comment>
  <w:comment w:id="41" w:author="Christian Neumann" w:date="2025-03-13T10:57:00Z" w:initials="">
    <w:p w14:paraId="74A3EB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PsychoPy</w:t>
      </w:r>
    </w:p>
  </w:comment>
  <w:comment w:id="43" w:author="Rolf Hauffe" w:date="2025-03-10T18:58:00Z" w:initials="">
    <w:p w14:paraId="4F83AE9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Seems quite long. Is this correct?</w:t>
      </w:r>
    </w:p>
  </w:comment>
  <w:comment w:id="44" w:author="Christian Neumann" w:date="2025-03-13T10:58:00Z" w:initials="">
    <w:p w14:paraId="09CCC7D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Kann schon sein, woher hast du denn die Info? Der Buchstabe verschwindet glaube ich, sobald gedrückt wird. Er verschindet also vielleicht nur nach 500ms wenn die VP gar  nicht drückt</w:t>
      </w:r>
    </w:p>
  </w:comment>
  <w:comment w:id="45" w:author="Janka Hauffe" w:date="2024-09-12T13:01:00Z" w:initials="">
    <w:p w14:paraId="101A804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Look at numbers again here</w:t>
      </w:r>
    </w:p>
  </w:comment>
  <w:comment w:id="46" w:author="Christian Neumann" w:date="2025-03-13T13:32:00Z" w:initials="">
    <w:p w14:paraId="297508E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Lieber so lassen, ist ja genauer</w:t>
      </w:r>
    </w:p>
  </w:comment>
  <w:comment w:id="48" w:author="Janka Hauffe" w:date="2024-11-27T15:43:00Z" w:initials="">
    <w:p w14:paraId="09E2772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figure</w:t>
      </w:r>
    </w:p>
  </w:comment>
  <w:comment w:id="47" w:author="Janka Hauffe" w:date="2025-03-07T07:31:00Z" w:initials="">
    <w:p w14:paraId="5002F89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Citation vergleichen mit alter Version</w:t>
      </w:r>
    </w:p>
  </w:comment>
  <w:comment w:id="49" w:author="Janka Hauffe" w:date="2024-09-03T13:59:00Z" w:initials="">
    <w:p w14:paraId="1D07099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Might be interesting, when comparring with fatigue score</w:t>
      </w:r>
    </w:p>
  </w:comment>
  <w:comment w:id="50" w:author="Janka Hauffe" w:date="2024-09-12T14:09:00Z" w:initials="">
    <w:p w14:paraId="7CAFD4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 xml:space="preserve">After receiving instructions, participants underwent a training block of 8 trials to familiarize themselves with the task. Following the training, participants proceeded to the main experiment, which consisted of 50 stimulus presentations. </w:t>
      </w:r>
    </w:p>
    <w:p w14:paraId="0079CEF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br/>
      </w:r>
      <w:r>
        <w:rPr>
          <w:rFonts w:ascii="Arial" w:eastAsia="Arial" w:hAnsi="Arial" w:cs="Arial"/>
          <w:color w:val="000000"/>
        </w:rPr>
        <w:br/>
        <w:t>or should that be here, before describing the experiment in details?</w:t>
      </w:r>
    </w:p>
  </w:comment>
  <w:comment w:id="51" w:author="Janka Hauffe" w:date="2024-09-12T14:11:00Z" w:initials="">
    <w:p w14:paraId="5C056D9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PVT was run on an Intel Core 2 Duo PC and a 17″ CRT screen</w:t>
      </w:r>
    </w:p>
    <w:p w14:paraId="5749F2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with a 60 Hz refresh rate, using E-Prime software (Schneider et al.,</w:t>
      </w:r>
    </w:p>
    <w:p w14:paraId="4AE90A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2001). The target stimulus was a black circle with a red edge (diameter:</w:t>
      </w:r>
    </w:p>
    <w:p w14:paraId="6934FC4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9.15 ° of visual angle at a viewing distance of 50 cm).</w:t>
      </w:r>
    </w:p>
  </w:comment>
  <w:comment w:id="52" w:author="Christian Neumann" w:date="2025-03-14T08:26:00Z" w:initials="">
    <w:p w14:paraId="30BF2D8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 ist ja kein Test. Du könntest Über-Überschriften einfügen also 2. Methoden</w:t>
      </w:r>
      <w:r>
        <w:rPr>
          <w:rFonts w:ascii="Arial" w:eastAsia="Arial" w:hAnsi="Arial" w:cs="Arial"/>
          <w:color w:val="000000"/>
        </w:rPr>
        <w:br/>
        <w:t>2.2 Kognitive Testung</w:t>
      </w:r>
      <w:r>
        <w:rPr>
          <w:rFonts w:ascii="Arial" w:eastAsia="Arial" w:hAnsi="Arial" w:cs="Arial"/>
          <w:color w:val="000000"/>
        </w:rPr>
        <w:br/>
        <w:t>2.2.1 PVT</w:t>
      </w:r>
    </w:p>
  </w:comment>
  <w:comment w:id="53" w:author="Christian Neumann" w:date="2025-03-14T08:29:00Z" w:initials="">
    <w:p w14:paraId="31423F9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Echt?</w:t>
      </w:r>
    </w:p>
  </w:comment>
  <w:comment w:id="54" w:author="Janka Hauffe" w:date="2024-08-21T14:43:00Z" w:initials="">
    <w:p w14:paraId="558DD8B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Symptoms</w:t>
      </w:r>
    </w:p>
    <w:p w14:paraId="3DBF0CE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relating also to physical disorder, such as dizziness, headache or</w:t>
      </w:r>
    </w:p>
    <w:p w14:paraId="655E53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insomnia were not included</w:t>
      </w:r>
    </w:p>
  </w:comment>
  <w:comment w:id="55" w:author="Rolf Hauffe" w:date="2025-03-10T19:06:00Z" w:initials="">
    <w:p w14:paraId="6EBE082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just not mention this, has HADS-D in my case ist he depression subscale</w:t>
      </w:r>
    </w:p>
  </w:comment>
  <w:comment w:id="56" w:author="Janka Hauffe" w:date="2024-08-21T08:33:00Z" w:initials="">
    <w:p w14:paraId="0B4C230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Time interval (one week)</w:t>
      </w:r>
    </w:p>
  </w:comment>
  <w:comment w:id="57" w:author="Janka Hauffe" w:date="2024-07-27T10:36:00Z" w:initials="">
    <w:p w14:paraId="02E983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maybe literature already here? And then maybe again after cancer-related fatigue!?</w:t>
      </w:r>
    </w:p>
  </w:comment>
  <w:comment w:id="58" w:author="Janka Hauffe" w:date="2024-07-27T09:35:00Z" w:initials="">
    <w:p w14:paraId="53747C7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Again „uses“ maybe there is a better/other word I could use instead</w:t>
      </w:r>
    </w:p>
  </w:comment>
  <w:comment w:id="59" w:author="Janka Hauffe" w:date="2024-07-27T10:53:00Z" w:initials="">
    <w:p w14:paraId="36D7D08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the literature here again?</w:t>
      </w:r>
    </w:p>
  </w:comment>
  <w:comment w:id="60" w:author="Janka Hauffe" w:date="2025-03-13T00:16:00Z" w:initials="">
    <w:p w14:paraId="1066A53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think I need to restructure a bit</w:t>
      </w:r>
    </w:p>
  </w:comment>
  <w:comment w:id="61" w:author="Janka Hauffe" w:date="2025-03-12T10:16:00Z" w:initials="">
    <w:p w14:paraId="4CDD7D0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mention here reaction time and misses!?</w:t>
      </w:r>
    </w:p>
  </w:comment>
  <w:comment w:id="62" w:author="Janka Hauffe" w:date="2025-03-25T21:28:00Z" w:initials="JH">
    <w:p w14:paraId="5E795C51" w14:textId="77777777" w:rsidR="003723B8" w:rsidRDefault="003723B8" w:rsidP="003723B8">
      <w:pPr>
        <w:pStyle w:val="CommentText"/>
        <w:ind w:firstLine="0"/>
        <w:jc w:val="left"/>
      </w:pPr>
      <w:r>
        <w:rPr>
          <w:rStyle w:val="CommentReference"/>
        </w:rPr>
        <w:annotationRef/>
      </w:r>
      <w:r>
        <w:t>Version number</w:t>
      </w:r>
    </w:p>
  </w:comment>
  <w:comment w:id="63" w:author="Janka Hauffe" w:date="2024-11-28T14:59:00Z" w:initials="">
    <w:p w14:paraId="2B0DD575" w14:textId="61EA8E93"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Potential cognitive impairment?</w:t>
      </w:r>
    </w:p>
  </w:comment>
  <w:comment w:id="64" w:author="Janka Hauffe" w:date="2024-11-28T15:14:00Z" w:initials="">
    <w:p w14:paraId="4CC2B3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Align with what I wrote in MoCA section. Maybe literature here</w:t>
      </w:r>
    </w:p>
  </w:comment>
  <w:comment w:id="65" w:author="Christian Neumann" w:date="2025-03-14T14:55:00Z" w:initials="">
    <w:p w14:paraId="6465B45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nicht deinen ganzen Code hier verbal vorstellen</w:t>
      </w:r>
    </w:p>
  </w:comment>
  <w:comment w:id="66" w:author="Christian Neumann" w:date="2025-03-14T14:56:00Z" w:initials="">
    <w:p w14:paraId="2CC3605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Einfach nur sage, WAS du gemacht hast, nicht wie</w:t>
      </w:r>
    </w:p>
  </w:comment>
  <w:comment w:id="67" w:author="Christian Neumann" w:date="2025-03-14T14:56:00Z" w:initials="">
    <w:p w14:paraId="5E54C0E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Gutes Stichwort, da gehört diese Info nämlich auch hin ^^</w:t>
      </w:r>
    </w:p>
  </w:comment>
  <w:comment w:id="68" w:author="Janka Hauffe" w:date="2024-11-27T16:06:00Z" w:initials="">
    <w:p w14:paraId="747A289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Literature?</w:t>
      </w:r>
    </w:p>
  </w:comment>
  <w:comment w:id="69" w:author="Christian Neumann" w:date="2025-03-14T14:59:00Z" w:initials="">
    <w:p w14:paraId="0D737F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Es it unüblich spezifische Funktionen zu nennen. Üblich ist, wenn du ein package vorher installiert hast, was nicht zu standardausstattung von R gehört, das dann zu nennen und zu zitieren, dass du es benutzt hast dafür</w:t>
      </w:r>
    </w:p>
  </w:comment>
  <w:comment w:id="71" w:author="Christian Neumann" w:date="2025-03-14T15:00:00Z" w:initials="">
    <w:p w14:paraId="4517CE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72" w:author="Janka Hauffe" w:date="2025-03-12T12:51:00Z" w:initials="">
    <w:p w14:paraId="523F08E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provide literature here?</w:t>
      </w:r>
    </w:p>
  </w:comment>
  <w:comment w:id="73" w:author="Christian Neumann" w:date="2025-03-14T15:03:00Z" w:initials="">
    <w:p w14:paraId="57458A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zwingend, du machst es ja Datenbasiert</w:t>
      </w:r>
    </w:p>
  </w:comment>
  <w:comment w:id="74" w:author="Janka Hauffe" w:date="2025-03-12T13:25:00Z" w:initials="">
    <w:p w14:paraId="21E39D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just mention here or table again?</w:t>
      </w:r>
      <w:r>
        <w:rPr>
          <w:rFonts w:ascii="Arial" w:eastAsia="Arial" w:hAnsi="Arial" w:cs="Arial"/>
          <w:color w:val="000000"/>
        </w:rPr>
        <w:br/>
        <w:t>age_group_tmt_diff</w:t>
      </w:r>
    </w:p>
    <w:p w14:paraId="34118FA8"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20C0DE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tmt_diff_w_mean</w:t>
      </w:r>
    </w:p>
    <w:p w14:paraId="221FC126"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74192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tmt_diff_w_sd</w:t>
      </w:r>
    </w:p>
    <w:p w14:paraId="698E5A8A"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5344657"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17B21CB"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BCC26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w:t>
      </w:r>
    </w:p>
    <w:p w14:paraId="21E796E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18-24 Years</w:t>
      </w:r>
    </w:p>
    <w:p w14:paraId="4C95A1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26.81500</w:t>
      </w:r>
    </w:p>
    <w:p w14:paraId="236F9C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15.337146</w:t>
      </w:r>
    </w:p>
    <w:p w14:paraId="0BC3DB0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w:t>
      </w:r>
    </w:p>
    <w:p w14:paraId="73B73A2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25-54 Years</w:t>
      </w:r>
    </w:p>
    <w:p w14:paraId="573E6E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21.77882</w:t>
      </w:r>
    </w:p>
    <w:p w14:paraId="112845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8.227767</w:t>
      </w:r>
    </w:p>
    <w:p w14:paraId="5106CAF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w:t>
      </w:r>
    </w:p>
    <w:p w14:paraId="0CA5C8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55-64 Years</w:t>
      </w:r>
    </w:p>
    <w:p w14:paraId="4F10E90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33.03969</w:t>
      </w:r>
    </w:p>
    <w:p w14:paraId="56C934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14.162060</w:t>
      </w:r>
    </w:p>
    <w:p w14:paraId="7FECDC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4</w:t>
      </w:r>
    </w:p>
    <w:p w14:paraId="3CD4802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65-80 Years</w:t>
      </w:r>
    </w:p>
    <w:p w14:paraId="3F454E0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30.56021</w:t>
      </w:r>
    </w:p>
    <w:p w14:paraId="60CF580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17.989744</w:t>
      </w:r>
    </w:p>
  </w:comment>
  <w:comment w:id="75" w:author="Janka Hauffe" w:date="2025-03-12T13:25:00Z" w:initials="">
    <w:p w14:paraId="0D70FD8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leave it out, as it is not relevant for the cluster analysis</w:t>
      </w:r>
    </w:p>
  </w:comment>
  <w:comment w:id="76" w:author="Janka Hauffe" w:date="2025-03-12T13:02:00Z" w:initials="">
    <w:p w14:paraId="42BBF17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Another age group but not that relevant as I don‘t use variable for clustering. Maybe just leave it out?</w:t>
      </w:r>
    </w:p>
  </w:comment>
  <w:comment w:id="77" w:author="Janka Hauffe" w:date="2025-03-12T13:15:00Z" w:initials="">
    <w:p w14:paraId="3F2B94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Anhang und da dann alle Werte, sodass gesehen werden kann, warum die age groups nicht so richtig Sinn ergeben für die anderen Variablen</w:t>
      </w:r>
    </w:p>
  </w:comment>
  <w:comment w:id="78" w:author="Christian Neumann" w:date="2025-03-14T15:04:00Z" w:initials="">
    <w:p w14:paraId="05E677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Nur das package erwähnen aus dem die Funktion kommt (Falls du die Funktion selbst geschrieben hast, gar nicht erwähnen)</w:t>
      </w:r>
    </w:p>
  </w:comment>
  <w:comment w:id="79" w:author="Janka Hauffe" w:date="2025-03-12T13:11:00Z" w:initials="">
    <w:p w14:paraId="7591443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Correct like that?</w:t>
      </w:r>
    </w:p>
  </w:comment>
  <w:comment w:id="80" w:author="Christian Neumann" w:date="2025-03-14T15:08:00Z" w:initials="">
    <w:p w14:paraId="2551693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Anhang. Diese ganze Altersnormierungsgeschichte lässt sich deutlich kürzer formulieren</w:t>
      </w:r>
    </w:p>
  </w:comment>
  <w:comment w:id="81" w:author="Janka Hauffe" w:date="2025-03-12T22:50:00Z" w:initials="">
    <w:p w14:paraId="37C000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Vielleicht die Abbildung aus dem Buch übersetzen und hier einfügen zum Verständnis</w:t>
      </w:r>
    </w:p>
  </w:comment>
  <w:comment w:id="82" w:author="Janka Hauffe" w:date="2025-03-12T23:15:00Z" w:initials="">
    <w:p w14:paraId="5BE7D85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 Maybe comapare k-means with hierarchical, it actually doesn‘t differ too much, now that I also used the standardised variables for k-means</w:t>
      </w:r>
    </w:p>
  </w:comment>
  <w:comment w:id="83" w:author="Christian Neumann" w:date="2025-03-14T15:10:00Z" w:initials="">
    <w:p w14:paraId="6862C7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Such dir notfalls einfach 1 aus, mach nicht zu viel</w:t>
      </w:r>
    </w:p>
  </w:comment>
  <w:comment w:id="84" w:author="Janka Hauffe" w:date="2025-03-12T23:45:00Z" w:initials="">
    <w:p w14:paraId="308515C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in den Abschnitt davor?</w:t>
      </w:r>
    </w:p>
  </w:comment>
  <w:comment w:id="85" w:author="Christian Neumann" w:date="2025-03-14T15:11:00Z" w:initials="">
    <w:p w14:paraId="7CA0C18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Kürzer: Explorativly we tried out different constellations of Variables</w:t>
      </w:r>
    </w:p>
  </w:comment>
  <w:comment w:id="87" w:author="Janka Hauffe" w:date="2025-03-12T23:50:00Z" w:initials="">
    <w:p w14:paraId="3E2DB3F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hier nennen</w:t>
      </w:r>
    </w:p>
  </w:comment>
  <w:comment w:id="86" w:author="Christian Neumann" w:date="2025-03-14T15:13:00Z" w:initials="">
    <w:p w14:paraId="7A5D9C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es war sogar so, dass du TMT-diff nicht verwenden konntest, weil es sich aus TMTA und TMTB ERGIBT oder?</w:t>
      </w:r>
    </w:p>
  </w:comment>
  <w:comment w:id="88" w:author="Janka Hauffe" w:date="2025-03-12T23:53:00Z" w:initials="">
    <w:p w14:paraId="744383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nennen</w:t>
      </w:r>
    </w:p>
  </w:comment>
  <w:comment w:id="89" w:author="Janka Hauffe" w:date="2025-03-12T23:59:00Z" w:initials="">
    <w:p w14:paraId="5D140F0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habe viele Abbildungen dazu zur Gruppeneinteilung, also wie viele Personen „richtig“ erkannt werden im Vergleich zu anderen Lösungen. Soll sowas hier mit rein? Oder lieber mit in den Anhang?</w:t>
      </w:r>
    </w:p>
  </w:comment>
  <w:comment w:id="90" w:author="Janka Hauffe" w:date="2025-03-12T23:58:00Z" w:initials="">
    <w:p w14:paraId="65927EC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should define the specific goal (archive the highes possible differences in cognitive performance across variables) earlier. -&gt; Need to explain the objective</w:t>
      </w:r>
    </w:p>
  </w:comment>
  <w:comment w:id="91" w:author="Christian Neumann" w:date="2025-03-14T15:16:00Z" w:initials="">
    <w:p w14:paraId="40175B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Hätte der nicht binary MoCA wert mehr relevante Information geliefert? Wonach wurde entschieden, dass es nicht relevant war?</w:t>
      </w:r>
    </w:p>
  </w:comment>
  <w:comment w:id="92" w:author="Janka Hauffe" w:date="2025-03-13T00:16:00Z" w:initials="">
    <w:p w14:paraId="5B2AE0A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Something like this</w:t>
      </w:r>
    </w:p>
  </w:comment>
  <w:comment w:id="93" w:author="Christian Neumann" w:date="2025-03-14T15:17:00Z" w:initials="">
    <w:p w14:paraId="16F964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Alles viiiiel zu lang. Einfach einmal kurz irgendwo erwähnen, dass du vor hast nach dem Clustering zu gucken, in welchen Clustern die Leute mit auffälligem MoCA sind</w:t>
      </w:r>
    </w:p>
  </w:comment>
  <w:comment w:id="94" w:author="Janka Hauffe" w:date="2025-03-13T00:19:00Z" w:initials="">
    <w:p w14:paraId="78932E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mention mean of mistakes as proof.</w:t>
      </w:r>
    </w:p>
  </w:comment>
  <w:comment w:id="95" w:author="Janka Hauffe" w:date="2025-03-13T00:20:00Z" w:initials="">
    <w:p w14:paraId="417322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also show results in appendix</w:t>
      </w:r>
    </w:p>
  </w:comment>
  <w:comment w:id="96" w:author="Janka Hauffe" w:date="2025-03-13T01:10:00Z" w:initials="">
    <w:p w14:paraId="78F9BFD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citation here</w:t>
      </w:r>
    </w:p>
  </w:comment>
  <w:comment w:id="98" w:author="Janka Hauffe" w:date="2025-03-13T01:08:00Z" w:initials="">
    <w:p w14:paraId="2040A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99" w:author="Janka Hauffe" w:date="2025-03-13T01:09:00Z" w:initials="">
    <w:p w14:paraId="6C88AF4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97" w:author="Christian Neumann" w:date="2025-03-14T15:20:00Z" w:initials="">
    <w:p w14:paraId="52B95F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Geht sicherlich auch Kürzer. Die wichtige Info ist eigentlich nur Euclidean distance was chosen</w:t>
      </w:r>
    </w:p>
  </w:comment>
  <w:comment w:id="100" w:author="Janka Hauffe" w:date="2024-11-27T16:12:00Z" w:initials="">
    <w:p w14:paraId="2C8D00C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Check for correlation?</w:t>
      </w:r>
    </w:p>
  </w:comment>
  <w:comment w:id="101" w:author="Janka Hauffe" w:date="2024-11-27T16:13:00Z" w:initials="">
    <w:p w14:paraId="3862B0E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Outliers were removed</w:t>
      </w:r>
    </w:p>
  </w:comment>
  <w:comment w:id="102" w:author="Janka Hauffe" w:date="2025-03-13T01:20:00Z" w:initials="">
    <w:p w14:paraId="3D2937A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103" w:author="Janka Hauffe" w:date="2025-03-13T01:20:00Z" w:initials="">
    <w:p w14:paraId="7148E22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explain further?</w:t>
      </w:r>
    </w:p>
  </w:comment>
  <w:comment w:id="104" w:author="Janka Hauffe" w:date="2025-03-13T01:31:00Z" w:initials="">
    <w:p w14:paraId="1419B0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Dendrogramm einfügen. Vielleicht lieber als Tabelle darstellen?</w:t>
      </w:r>
    </w:p>
  </w:comment>
  <w:comment w:id="105" w:author="Janka Hauffe" w:date="2025-03-13T01:51:00Z" w:initials="">
    <w:p w14:paraId="3890B04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 was build by plotting hierarchical cluster object with hclust.</w:t>
      </w:r>
    </w:p>
  </w:comment>
  <w:comment w:id="106" w:author="Janka Hauffe" w:date="2025-03-13T02:10:00Z" w:initials="">
    <w:p w14:paraId="21C7D70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Ist das nicht im Grunde auch die Validitätsprüfung?</w:t>
      </w:r>
    </w:p>
  </w:comment>
  <w:comment w:id="107" w:author="Christian Neumann" w:date="2025-03-14T15:24:00Z" w:initials="">
    <w:p w14:paraId="0A921B9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wirklich</w:t>
      </w:r>
    </w:p>
  </w:comment>
  <w:comment w:id="108" w:author="Janka Hauffe" w:date="2025-03-13T02:06:00Z" w:initials="">
    <w:p w14:paraId="1480AE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Die Ergebnisse, wie viele in welchem Cluster sind, etc. stelle ich erst im Ergebnisteil vor, richtig?</w:t>
      </w:r>
    </w:p>
  </w:comment>
  <w:comment w:id="109" w:author="Christian Neumann" w:date="2025-03-14T15:37:00Z" w:initials="">
    <w:p w14:paraId="27A5255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w:t>
      </w:r>
    </w:p>
  </w:comment>
  <w:comment w:id="110" w:author="Janka Hauffe" w:date="2025-03-13T02:24:00Z" w:initials="">
    <w:p w14:paraId="059676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that‘s already kind of result?</w:t>
      </w:r>
    </w:p>
  </w:comment>
  <w:comment w:id="111" w:author="Christian Neumann" w:date="2025-03-14T15:38:00Z" w:initials="">
    <w:p w14:paraId="784890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joa</w:t>
      </w:r>
    </w:p>
  </w:comment>
  <w:comment w:id="112" w:author="Janka Hauffe" w:date="2025-03-13T02:28:00Z" w:initials="">
    <w:p w14:paraId="12DC64D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Where should I mention these results? Appendix, results, methods?</w:t>
      </w:r>
    </w:p>
  </w:comment>
  <w:comment w:id="113" w:author="Christian Neumann" w:date="2025-03-14T15:39:00Z" w:initials="">
    <w:p w14:paraId="2C15DD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würde sagen appendix</w:t>
      </w:r>
    </w:p>
  </w:comment>
  <w:comment w:id="114" w:author="Janka Hauffe" w:date="2025-03-13T02:18:00Z" w:initials="">
    <w:p w14:paraId="5DEBF7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is already result</w:t>
      </w:r>
    </w:p>
  </w:comment>
  <w:comment w:id="115" w:author="Christian Neumann" w:date="2025-03-14T15:41:00Z" w:initials="">
    <w:p w14:paraId="408912F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Das ist im Prinzip selbstverständlich, ich dachte du hast geguckt, bei welchem Clustering der größte Unterschied ist?</w:t>
      </w:r>
    </w:p>
  </w:comment>
  <w:comment w:id="116" w:author="Christian Neumann" w:date="2025-03-14T15:43:00Z" w:initials="">
    <w:p w14:paraId="65A88DC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noch umbenennen</w:t>
      </w:r>
    </w:p>
  </w:comment>
  <w:comment w:id="117" w:author="Janka Hauffe" w:date="2024-11-27T16:18:00Z" w:initials="">
    <w:p w14:paraId="0E52F5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Why t-test? And why is that robust? Why am I allowed to use that one?</w:t>
      </w:r>
    </w:p>
  </w:comment>
  <w:comment w:id="118" w:author="Christian Neumann" w:date="2025-03-14T15:43:00Z" w:initials="">
    <w:p w14:paraId="1FA738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Wenn du Voraussetzungen Testen willst musst du das an dieser Stelle sagen und definieren „Ich werde auf Normalverteilung und Varianzhomogenität testen, wenn eine dieser Voraussetzungen verletzt ist, nehme ich den Mann-whitney-U Test“</w:t>
      </w:r>
    </w:p>
  </w:comment>
  <w:comment w:id="119" w:author="Christian Neumann" w:date="2025-03-14T15:47:00Z" w:initials="">
    <w:p w14:paraId="6D29940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das lässt sich auch alles präziser und kürzer ausdrücken</w:t>
      </w:r>
    </w:p>
  </w:comment>
  <w:comment w:id="120"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121" w:author="Janka Hauffe" w:date="2024-09-02T10:12:00Z" w:initials="">
    <w:p w14:paraId="47CDFAC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alternative</w:t>
      </w:r>
    </w:p>
  </w:comment>
  <w:comment w:id="122" w:author="Janka Hauffe" w:date="2024-09-02T10:39:00Z" w:initials="">
    <w:p w14:paraId="441B0AD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just: EOG activity was recorded using two dedicated EOG electrodes, placed below each eye.</w:t>
      </w:r>
    </w:p>
  </w:comment>
  <w:comment w:id="123" w:author="Christian Neumann" w:date="2025-03-14T15:48:00Z" w:initials="">
    <w:p w14:paraId="5C7BFD2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 (kannst du so auch hinschreiben)</w:t>
      </w:r>
    </w:p>
  </w:comment>
  <w:comment w:id="124" w:author="Christian Neumann" w:date="2025-03-14T15:48:00Z" w:initials="">
    <w:p w14:paraId="1BAB7E3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w:t>
      </w:r>
    </w:p>
  </w:comment>
  <w:comment w:id="125" w:author="Janka Hauffe" w:date="2024-09-02T10:41:00Z" w:initials="">
    <w:p w14:paraId="1D169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Not only preprocessing</w:t>
      </w:r>
    </w:p>
  </w:comment>
  <w:comment w:id="126" w:author="Janka Hauffe" w:date="2024-07-27T11:53:00Z" w:initials="">
    <w:p w14:paraId="07E0E56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How to cite that correctly?</w:t>
      </w:r>
    </w:p>
  </w:comment>
  <w:comment w:id="128" w:author="Janka Hauffe" w:date="2024-11-30T13:44:00Z" w:initials="">
    <w:p w14:paraId="59CE84C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What describes EEG and MRI data best together?</w:t>
      </w:r>
    </w:p>
  </w:comment>
  <w:comment w:id="127" w:author="Christian Neumann" w:date="2025-03-14T15:49:00Z" w:initials="">
    <w:p w14:paraId="62C89BA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so wichtig</w:t>
      </w:r>
    </w:p>
  </w:comment>
  <w:comment w:id="129" w:author="Christian Neumann" w:date="2025-03-14T15:49:00Z" w:initials="">
    <w:p w14:paraId="450791C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 ausführlich muss es nicht sein. Du hast hier nicht wirklich neue Infos gegeben, dass du dir nur die 5 Minuten (also 300s) eyes closed anguckst hast du schon gesagt, dass dafür Code geschrieben hast, der das trennt, musst du nicht noch explizit sagen</w:t>
      </w:r>
    </w:p>
  </w:comment>
  <w:comment w:id="130" w:author="Janka Hauffe" w:date="2024-09-02T11:27:00Z" w:initials="">
    <w:p w14:paraId="4E70902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literature?</w:t>
      </w:r>
    </w:p>
  </w:comment>
  <w:comment w:id="131" w:author="Adam Ryszczuk" w:date="2025-03-24T20:02:00Z" w:initials="">
    <w:p w14:paraId="4F56201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probably can also mention that it is required to remove offset/drift. Also check if your fieldtrip doesn't use some kind of detrending (which is probably not needed, since filtering should do the job)</w:t>
      </w:r>
    </w:p>
  </w:comment>
  <w:comment w:id="132" w:author="Adam Ryszczuk" w:date="2025-03-24T20:00:00Z" w:initials="">
    <w:p w14:paraId="492346C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can mention why do you think it's fine (you probably are going to measure lower bands anyway)</w:t>
      </w:r>
    </w:p>
  </w:comment>
  <w:comment w:id="133" w:author="Janka Hauffe" w:date="2024-11-29T15:14:00Z" w:initials="">
    <w:p w14:paraId="69604DE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w:t>
      </w:r>
    </w:p>
  </w:comment>
  <w:comment w:id="135" w:author="Janka Hauffe" w:date="2024-12-01T11:52:00Z" w:initials="">
    <w:p w14:paraId="40104F3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One participant with empty dataset (KA14HH)</w:t>
      </w:r>
    </w:p>
  </w:comment>
  <w:comment w:id="134" w:author="Christian Neumann" w:date="2025-03-14T16:05:00Z" w:initials="">
    <w:p w14:paraId="4CBC524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brauchst einen abschnitt für alle die du rausgeworfen hast und wieso</w:t>
      </w:r>
    </w:p>
  </w:comment>
  <w:comment w:id="136" w:author="Rolf Hauffe" w:date="2025-03-10T19:26:00Z" w:initials="">
    <w:p w14:paraId="7B70285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137" w:author="Janka Hauffe" w:date="2024-12-01T17:39:00Z" w:initials="">
    <w:p w14:paraId="18C9ACB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Seems weird but that‘s how it is written in tutorial</w:t>
      </w:r>
    </w:p>
  </w:comment>
  <w:comment w:id="138" w:author="Janka Hauffe" w:date="2024-12-01T18:12:00Z" w:initials="">
    <w:p w14:paraId="0BF49B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bad</w:t>
      </w:r>
    </w:p>
  </w:comment>
  <w:comment w:id="139" w:author="Rolf Hauffe" w:date="2025-03-10T19:30:00Z" w:initials="">
    <w:p w14:paraId="42029E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double</w:t>
      </w:r>
    </w:p>
  </w:comment>
  <w:comment w:id="140" w:author="Janka Hauffe" w:date="2024-12-01T18:29:00Z" w:initials="">
    <w:p w14:paraId="798434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stolen</w:t>
      </w:r>
    </w:p>
  </w:comment>
  <w:comment w:id="141" w:author="Janka Hauffe" w:date="2024-12-01T18:51:00Z" w:initials="">
    <w:p w14:paraId="5FD2A33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Truong, Robbins, Delmore &amp; Makeig, 2023</w:t>
      </w:r>
    </w:p>
  </w:comment>
  <w:comment w:id="142" w:author="Janka Hauffe" w:date="2024-11-30T12:09:00Z" w:initials="">
    <w:p w14:paraId="2ECCABB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was supported by applying ICLabel (Pion-Tonachini et al., 2019), a neural network classifier</w:t>
      </w:r>
    </w:p>
    <w:p w14:paraId="7CE4FF9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trained on a large body of expert-labeled IC data, to automatically classify components as</w:t>
      </w:r>
    </w:p>
    <w:p w14:paraId="782E62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representing brain sources or as any of several classes of non-brain sources (see discussion</w:t>
      </w:r>
    </w:p>
    <w:p w14:paraId="2679513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below). Applying ICLabel before removing line noise correctly identified two strong line noise ICs</w:t>
      </w:r>
    </w:p>
    <w:p w14:paraId="172D37A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also caused ICLabel to classify effective brain sources still containing substantial noise noise</w:t>
      </w:r>
    </w:p>
    <w:p w14:paraId="3CBC83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most likely representing line noise rather than brain source activity. After running zapline-plus</w:t>
      </w:r>
    </w:p>
    <w:p w14:paraId="2700D4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 the scalp data and then applying the AMICA weights to the cleaned data to obtain the IC time</w:t>
      </w:r>
    </w:p>
    <w:p w14:paraId="65E032D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courses (activations), ICLabel, now applied to the IC scalp maps and line-noise cleaned</w:t>
      </w:r>
    </w:p>
    <w:p w14:paraId="650BB61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activations, confidently classified the ICs in question as representing brain sources, while</w:t>
      </w:r>
    </w:p>
    <w:p w14:paraId="0D54F1C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classifying the two near-wholly line noise ICs only as ‘Other’ (e.g., non-brain)</w:t>
      </w:r>
      <w:r>
        <w:rPr>
          <w:rFonts w:ascii="Arial" w:eastAsia="Arial" w:hAnsi="Arial" w:cs="Arial"/>
          <w:color w:val="000000"/>
        </w:rPr>
        <w:br/>
      </w:r>
      <w:r>
        <w:rPr>
          <w:rFonts w:ascii="Arial" w:eastAsia="Arial" w:hAnsi="Arial" w:cs="Arial"/>
          <w:color w:val="000000"/>
        </w:rPr>
        <w:br/>
        <w:t>T...</w:t>
      </w:r>
    </w:p>
  </w:comment>
  <w:comment w:id="143" w:author="Adam Ryszczuk" w:date="2025-03-24T20:09:00Z" w:initials="">
    <w:p w14:paraId="0ECC81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 there a reason for that value?</w:t>
      </w:r>
    </w:p>
  </w:comment>
  <w:comment w:id="145" w:author="Janka Hauffe" w:date="2025-03-11T11:03:00Z" w:initials="">
    <w:p w14:paraId="569721D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86 in cluster1 and 85 in cluster2</w:t>
      </w:r>
    </w:p>
  </w:comment>
  <w:comment w:id="146" w:author="Adam Ryszczuk" w:date="2025-03-24T20:11:00Z" w:initials="">
    <w:p w14:paraId="7EF9E8B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Probably it's better to write directly (list all values or put average), rather than "approximately..."</w:t>
      </w:r>
    </w:p>
  </w:comment>
  <w:comment w:id="147" w:author="Adam Ryszczuk" w:date="2025-03-24T20:11:00Z" w:initials="">
    <w:p w14:paraId="54622D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same here as I commented before</w:t>
      </w:r>
    </w:p>
  </w:comment>
  <w:comment w:id="148" w:author="Janka Hauffe" w:date="2025-03-11T11:03:00Z" w:initials="">
    <w:p w14:paraId="5579FEA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86.56%</w:t>
      </w:r>
    </w:p>
    <w:p w14:paraId="442ACEE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85.16%</w:t>
      </w:r>
    </w:p>
    <w:p w14:paraId="3950D2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84.84%</w:t>
      </w:r>
    </w:p>
    <w:p w14:paraId="6C9838C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88.28%</w:t>
      </w:r>
    </w:p>
  </w:comment>
  <w:comment w:id="144" w:author="Christian Neumann" w:date="2025-03-14T16:17:00Z" w:initials="">
    <w:p w14:paraId="26C64F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149" w:author="Adam Ryszczuk" w:date="2025-03-24T20:13:00Z" w:initials="">
    <w:p w14:paraId="20D596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Any reason for that value?</w:t>
      </w:r>
    </w:p>
  </w:comment>
  <w:comment w:id="151" w:author="Janka Hauffe" w:date="2025-03-11T11:03:00Z" w:initials="">
    <w:p w14:paraId="3CFD6D9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84 in cluster1 and 83 in cluster2</w:t>
      </w:r>
    </w:p>
  </w:comment>
  <w:comment w:id="152" w:author="Janka Hauffe" w:date="2025-03-11T11:08:00Z" w:initials="">
    <w:p w14:paraId="6162604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mention on number here</w:t>
      </w:r>
    </w:p>
  </w:comment>
  <w:comment w:id="153" w:author="Janka Hauffe" w:date="2025-03-11T12:16:00Z" w:initials="">
    <w:p w14:paraId="161421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84.69%</w:t>
      </w:r>
    </w:p>
    <w:p w14:paraId="1D4929E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83.28%</w:t>
      </w:r>
    </w:p>
    <w:p w14:paraId="1AD8DD4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83.05%</w:t>
      </w:r>
    </w:p>
    <w:p w14:paraId="0CAECC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86.80%</w:t>
      </w:r>
    </w:p>
  </w:comment>
  <w:comment w:id="150" w:author="Christian Neumann" w:date="2025-03-14T16:21:00Z" w:initials="">
    <w:p w14:paraId="28DA032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154" w:author="Janka Hauffe" w:date="2025-03-11T11:30:00Z" w:initials="">
    <w:p w14:paraId="0603E1A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this?</w:t>
      </w:r>
    </w:p>
  </w:comment>
  <w:comment w:id="155" w:author="Adam Ryszczuk" w:date="2025-03-24T20:22:00Z" w:initials="">
    <w:p w14:paraId="5DF519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am not actually sure if people normally do something like that</w:t>
      </w:r>
    </w:p>
  </w:comment>
  <w:comment w:id="157" w:author="Christian Neumann" w:date="2025-03-14T16:25:00Z" w:initials="">
    <w:p w14:paraId="1ED240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Klingt nach theoretischem Hintergrund</w:t>
      </w:r>
    </w:p>
  </w:comment>
  <w:comment w:id="158" w:author="Janka Hauffe" w:date="2025-03-13T02:45:00Z" w:initials="">
    <w:p w14:paraId="0301B1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to find out those values</w:t>
      </w:r>
    </w:p>
  </w:comment>
  <w:comment w:id="159" w:author="Adam Ryszczuk" w:date="2025-03-24T20:26:00Z" w:initials="">
    <w:p w14:paraId="7304CDB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Important</w:t>
      </w:r>
    </w:p>
  </w:comment>
  <w:comment w:id="160"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A6637" w15:done="0"/>
  <w15:commentEx w15:paraId="1FF011BE" w15:done="0"/>
  <w15:commentEx w15:paraId="57E55D9E" w15:done="0"/>
  <w15:commentEx w15:paraId="15456E10" w15:done="0"/>
  <w15:commentEx w15:paraId="239C125D" w15:done="0"/>
  <w15:commentEx w15:paraId="118DD653" w15:done="0"/>
  <w15:commentEx w15:paraId="35793641" w15:done="0"/>
  <w15:commentEx w15:paraId="0623257F" w15:done="0"/>
  <w15:commentEx w15:paraId="0D62305D" w15:done="0"/>
  <w15:commentEx w15:paraId="0AE60E3F" w15:done="0"/>
  <w15:commentEx w15:paraId="36BD2BAD" w15:done="0"/>
  <w15:commentEx w15:paraId="12416CCF" w15:done="0"/>
  <w15:commentEx w15:paraId="72F7F652" w15:done="0"/>
  <w15:commentEx w15:paraId="5B520F70" w15:done="0"/>
  <w15:commentEx w15:paraId="76272D0D" w15:done="0"/>
  <w15:commentEx w15:paraId="57F8451B" w15:done="0"/>
  <w15:commentEx w15:paraId="0D8E5CC8" w15:done="0"/>
  <w15:commentEx w15:paraId="0E83B456" w15:done="0"/>
  <w15:commentEx w15:paraId="6DAA12D8" w15:done="0"/>
  <w15:commentEx w15:paraId="30A1CCE0" w15:done="0"/>
  <w15:commentEx w15:paraId="4A3D7023" w15:done="0"/>
  <w15:commentEx w15:paraId="3203C27C" w15:done="0"/>
  <w15:commentEx w15:paraId="5548EBBB" w15:done="0"/>
  <w15:commentEx w15:paraId="69885938" w15:done="0"/>
  <w15:commentEx w15:paraId="2ED3B5F3" w15:done="0"/>
  <w15:commentEx w15:paraId="0AF807BE" w15:done="0"/>
  <w15:commentEx w15:paraId="642DBC48" w15:done="0"/>
  <w15:commentEx w15:paraId="499D001B" w15:done="0"/>
  <w15:commentEx w15:paraId="2719DF81" w15:done="0"/>
  <w15:commentEx w15:paraId="26A02D95" w15:done="0"/>
  <w15:commentEx w15:paraId="6A017F2C" w15:done="0"/>
  <w15:commentEx w15:paraId="5678B737" w15:done="0"/>
  <w15:commentEx w15:paraId="701998F6" w15:done="0"/>
  <w15:commentEx w15:paraId="020CA668" w15:done="0"/>
  <w15:commentEx w15:paraId="3A5887D3" w15:done="0"/>
  <w15:commentEx w15:paraId="74A3EB38" w15:done="0"/>
  <w15:commentEx w15:paraId="4F83AE91" w15:done="0"/>
  <w15:commentEx w15:paraId="09CCC7D2" w15:done="0"/>
  <w15:commentEx w15:paraId="101A8049" w15:done="0"/>
  <w15:commentEx w15:paraId="297508E1" w15:done="0"/>
  <w15:commentEx w15:paraId="09E2772F" w15:done="0"/>
  <w15:commentEx w15:paraId="5002F893" w15:done="0"/>
  <w15:commentEx w15:paraId="1D070994" w15:done="0"/>
  <w15:commentEx w15:paraId="0079CEF6" w15:done="0"/>
  <w15:commentEx w15:paraId="6934FC47" w15:done="0"/>
  <w15:commentEx w15:paraId="30BF2D86" w15:done="0"/>
  <w15:commentEx w15:paraId="31423F94" w15:done="0"/>
  <w15:commentEx w15:paraId="655E53B4" w15:done="0"/>
  <w15:commentEx w15:paraId="6EBE082A" w15:done="0"/>
  <w15:commentEx w15:paraId="0B4C230E" w15:done="0"/>
  <w15:commentEx w15:paraId="02E983DE" w15:done="0"/>
  <w15:commentEx w15:paraId="53747C77" w15:done="0"/>
  <w15:commentEx w15:paraId="36D7D081" w15:done="0"/>
  <w15:commentEx w15:paraId="1066A53B" w15:done="0"/>
  <w15:commentEx w15:paraId="4CDD7D08" w15:done="0"/>
  <w15:commentEx w15:paraId="5E795C51" w15:done="0"/>
  <w15:commentEx w15:paraId="2B0DD575" w15:done="0"/>
  <w15:commentEx w15:paraId="4CC2B34F" w15:done="0"/>
  <w15:commentEx w15:paraId="6465B450" w15:done="0"/>
  <w15:commentEx w15:paraId="2CC3605E" w15:done="0"/>
  <w15:commentEx w15:paraId="5E54C0ED" w15:done="0"/>
  <w15:commentEx w15:paraId="747A2893" w15:done="0"/>
  <w15:commentEx w15:paraId="0D737F80" w15:done="0"/>
  <w15:commentEx w15:paraId="4517CE15" w15:done="0"/>
  <w15:commentEx w15:paraId="523F08E8" w15:done="0"/>
  <w15:commentEx w15:paraId="57458A9D" w15:done="0"/>
  <w15:commentEx w15:paraId="60CF5807" w15:done="0"/>
  <w15:commentEx w15:paraId="0D70FD8E" w15:done="0"/>
  <w15:commentEx w15:paraId="42BBF179" w15:done="0"/>
  <w15:commentEx w15:paraId="3F2B9456" w15:done="0"/>
  <w15:commentEx w15:paraId="05E677DE" w15:done="0"/>
  <w15:commentEx w15:paraId="75914434" w15:done="0"/>
  <w15:commentEx w15:paraId="25516933" w15:done="0"/>
  <w15:commentEx w15:paraId="37C000B4" w15:done="0"/>
  <w15:commentEx w15:paraId="5BE7D853" w15:done="0"/>
  <w15:commentEx w15:paraId="6862C74F" w15:done="0"/>
  <w15:commentEx w15:paraId="308515C4" w15:done="0"/>
  <w15:commentEx w15:paraId="7CA0C18A" w15:done="0"/>
  <w15:commentEx w15:paraId="3E2DB3F5" w15:done="0"/>
  <w15:commentEx w15:paraId="7A5D9C56" w15:done="0"/>
  <w15:commentEx w15:paraId="74438361" w15:done="0"/>
  <w15:commentEx w15:paraId="5D140F0E" w15:done="0"/>
  <w15:commentEx w15:paraId="65927ECD" w15:done="0"/>
  <w15:commentEx w15:paraId="40175BD5" w15:done="0"/>
  <w15:commentEx w15:paraId="5B2AE0A8" w15:done="0"/>
  <w15:commentEx w15:paraId="16F9648D" w15:done="0"/>
  <w15:commentEx w15:paraId="78932EB1" w15:done="0"/>
  <w15:commentEx w15:paraId="4173225A" w15:done="0"/>
  <w15:commentEx w15:paraId="78F9BFD1" w15:done="0"/>
  <w15:commentEx w15:paraId="2040AF10" w15:done="0"/>
  <w15:commentEx w15:paraId="6C88AF48" w15:done="0"/>
  <w15:commentEx w15:paraId="52B95F61" w15:done="0"/>
  <w15:commentEx w15:paraId="2C8D00C1" w15:done="0"/>
  <w15:commentEx w15:paraId="3862B0E6" w15:done="0"/>
  <w15:commentEx w15:paraId="3D2937A7" w15:done="0"/>
  <w15:commentEx w15:paraId="7148E22C" w15:done="0"/>
  <w15:commentEx w15:paraId="1419B064" w15:done="0"/>
  <w15:commentEx w15:paraId="3890B04A" w15:done="0"/>
  <w15:commentEx w15:paraId="21C7D70F" w15:done="0"/>
  <w15:commentEx w15:paraId="0A921B91" w15:done="0"/>
  <w15:commentEx w15:paraId="1480AE23" w15:done="0"/>
  <w15:commentEx w15:paraId="27A52558" w15:done="0"/>
  <w15:commentEx w15:paraId="05967664" w15:done="0"/>
  <w15:commentEx w15:paraId="78489080" w15:done="0"/>
  <w15:commentEx w15:paraId="12DC64DB" w15:done="0"/>
  <w15:commentEx w15:paraId="2C15DDD5" w15:done="0"/>
  <w15:commentEx w15:paraId="5DEBF7AA" w15:done="0"/>
  <w15:commentEx w15:paraId="408912F1" w15:done="0"/>
  <w15:commentEx w15:paraId="65A88DC0" w15:done="0"/>
  <w15:commentEx w15:paraId="0E52F5AA" w15:done="0"/>
  <w15:commentEx w15:paraId="1FA7385A" w15:done="0"/>
  <w15:commentEx w15:paraId="6D299402" w15:done="0"/>
  <w15:commentEx w15:paraId="3FBCC492" w15:done="0"/>
  <w15:commentEx w15:paraId="47CDFACB" w15:done="0"/>
  <w15:commentEx w15:paraId="441B0AD9" w15:done="0"/>
  <w15:commentEx w15:paraId="5C7BFD26" w15:done="0"/>
  <w15:commentEx w15:paraId="1BAB7E3D" w15:done="0"/>
  <w15:commentEx w15:paraId="1D169F10" w15:done="0"/>
  <w15:commentEx w15:paraId="07E0E56F" w15:done="0"/>
  <w15:commentEx w15:paraId="59CE84C7" w15:done="0"/>
  <w15:commentEx w15:paraId="62C89BA2" w15:done="0"/>
  <w15:commentEx w15:paraId="450791C8" w15:done="0"/>
  <w15:commentEx w15:paraId="4E709021" w15:done="0"/>
  <w15:commentEx w15:paraId="4F562019" w15:done="0"/>
  <w15:commentEx w15:paraId="492346CF" w15:done="0"/>
  <w15:commentEx w15:paraId="69604DEF" w15:done="0"/>
  <w15:commentEx w15:paraId="40104F3B" w15:done="0"/>
  <w15:commentEx w15:paraId="4CBC524B" w15:done="0"/>
  <w15:commentEx w15:paraId="7B70285F" w15:done="0"/>
  <w15:commentEx w15:paraId="18C9ACBD" w15:done="0"/>
  <w15:commentEx w15:paraId="0BF49B9D" w15:done="0"/>
  <w15:commentEx w15:paraId="42029E6B" w15:done="0"/>
  <w15:commentEx w15:paraId="7984342D" w15:done="0"/>
  <w15:commentEx w15:paraId="5FD2A339" w15:done="0"/>
  <w15:commentEx w15:paraId="0D54F1CA" w15:done="0"/>
  <w15:commentEx w15:paraId="0ECC81AA" w15:done="0"/>
  <w15:commentEx w15:paraId="569721D6" w15:done="0"/>
  <w15:commentEx w15:paraId="7EF9E8BA" w15:done="0"/>
  <w15:commentEx w15:paraId="54622D8B" w15:done="0"/>
  <w15:commentEx w15:paraId="6C9838C2" w15:done="0"/>
  <w15:commentEx w15:paraId="26C64F1B" w15:done="0"/>
  <w15:commentEx w15:paraId="20D5968D" w15:done="0"/>
  <w15:commentEx w15:paraId="3CFD6D99" w15:done="0"/>
  <w15:commentEx w15:paraId="61626045" w15:done="0"/>
  <w15:commentEx w15:paraId="0CAECC23" w15:done="0"/>
  <w15:commentEx w15:paraId="28DA032E" w15:done="0"/>
  <w15:commentEx w15:paraId="0603E1AB" w15:done="0"/>
  <w15:commentEx w15:paraId="5DF51923" w15:done="0"/>
  <w15:commentEx w15:paraId="1ED24083" w15:done="0"/>
  <w15:commentEx w15:paraId="0301B18B" w15:done="0"/>
  <w15:commentEx w15:paraId="7304CDB3"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CD356C" w16cex:dateUtc="2025-03-25T20:19:00Z"/>
  <w16cex:commentExtensible w16cex:durableId="31B6707F" w16cex:dateUtc="2025-03-2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A6637" w16cid:durableId="449FD686"/>
  <w16cid:commentId w16cid:paraId="1FF011BE" w16cid:durableId="41701F56"/>
  <w16cid:commentId w16cid:paraId="57E55D9E" w16cid:durableId="1CDFBF26"/>
  <w16cid:commentId w16cid:paraId="15456E10" w16cid:durableId="7AA5F1E3"/>
  <w16cid:commentId w16cid:paraId="239C125D" w16cid:durableId="7608BB1B"/>
  <w16cid:commentId w16cid:paraId="118DD653" w16cid:durableId="2CCD356C"/>
  <w16cid:commentId w16cid:paraId="35793641" w16cid:durableId="0556D884"/>
  <w16cid:commentId w16cid:paraId="0623257F" w16cid:durableId="1CA12635"/>
  <w16cid:commentId w16cid:paraId="0D62305D" w16cid:durableId="7C601114"/>
  <w16cid:commentId w16cid:paraId="0AE60E3F" w16cid:durableId="3DEBA09D"/>
  <w16cid:commentId w16cid:paraId="36BD2BAD" w16cid:durableId="17E5385E"/>
  <w16cid:commentId w16cid:paraId="12416CCF" w16cid:durableId="1D31982C"/>
  <w16cid:commentId w16cid:paraId="72F7F652" w16cid:durableId="7D7DF69B"/>
  <w16cid:commentId w16cid:paraId="5B520F70" w16cid:durableId="46A6200A"/>
  <w16cid:commentId w16cid:paraId="76272D0D" w16cid:durableId="68F972C1"/>
  <w16cid:commentId w16cid:paraId="57F8451B" w16cid:durableId="3B5BE664"/>
  <w16cid:commentId w16cid:paraId="0D8E5CC8" w16cid:durableId="3F39CB56"/>
  <w16cid:commentId w16cid:paraId="0E83B456" w16cid:durableId="08FBA26D"/>
  <w16cid:commentId w16cid:paraId="6DAA12D8" w16cid:durableId="0E57C397"/>
  <w16cid:commentId w16cid:paraId="30A1CCE0" w16cid:durableId="08E2DAFE"/>
  <w16cid:commentId w16cid:paraId="4A3D7023" w16cid:durableId="40A41CBB"/>
  <w16cid:commentId w16cid:paraId="3203C27C" w16cid:durableId="4ABD7C4A"/>
  <w16cid:commentId w16cid:paraId="5548EBBB" w16cid:durableId="2EDFA7E9"/>
  <w16cid:commentId w16cid:paraId="69885938" w16cid:durableId="515FBB23"/>
  <w16cid:commentId w16cid:paraId="2ED3B5F3" w16cid:durableId="40B2550A"/>
  <w16cid:commentId w16cid:paraId="0AF807BE" w16cid:durableId="4031BB50"/>
  <w16cid:commentId w16cid:paraId="642DBC48" w16cid:durableId="12240FF0"/>
  <w16cid:commentId w16cid:paraId="499D001B" w16cid:durableId="0F42C894"/>
  <w16cid:commentId w16cid:paraId="2719DF81" w16cid:durableId="2CB09CE8"/>
  <w16cid:commentId w16cid:paraId="26A02D95" w16cid:durableId="64C6AD85"/>
  <w16cid:commentId w16cid:paraId="6A017F2C" w16cid:durableId="370DF578"/>
  <w16cid:commentId w16cid:paraId="5678B737" w16cid:durableId="41375301"/>
  <w16cid:commentId w16cid:paraId="701998F6" w16cid:durableId="4EDF96E0"/>
  <w16cid:commentId w16cid:paraId="020CA668" w16cid:durableId="506ACE24"/>
  <w16cid:commentId w16cid:paraId="3A5887D3" w16cid:durableId="3F993CB1"/>
  <w16cid:commentId w16cid:paraId="74A3EB38" w16cid:durableId="63682CA4"/>
  <w16cid:commentId w16cid:paraId="4F83AE91" w16cid:durableId="144901EC"/>
  <w16cid:commentId w16cid:paraId="09CCC7D2" w16cid:durableId="78F6079C"/>
  <w16cid:commentId w16cid:paraId="101A8049" w16cid:durableId="21D5885A"/>
  <w16cid:commentId w16cid:paraId="297508E1" w16cid:durableId="46F21BB3"/>
  <w16cid:commentId w16cid:paraId="09E2772F" w16cid:durableId="37D4A37D"/>
  <w16cid:commentId w16cid:paraId="5002F893" w16cid:durableId="5FD16BCF"/>
  <w16cid:commentId w16cid:paraId="1D070994" w16cid:durableId="2B99CDAA"/>
  <w16cid:commentId w16cid:paraId="0079CEF6" w16cid:durableId="58A70D87"/>
  <w16cid:commentId w16cid:paraId="6934FC47" w16cid:durableId="4E0599BC"/>
  <w16cid:commentId w16cid:paraId="30BF2D86" w16cid:durableId="72C311D7"/>
  <w16cid:commentId w16cid:paraId="31423F94" w16cid:durableId="18B7566B"/>
  <w16cid:commentId w16cid:paraId="655E53B4" w16cid:durableId="3C93E483"/>
  <w16cid:commentId w16cid:paraId="6EBE082A" w16cid:durableId="528DCD09"/>
  <w16cid:commentId w16cid:paraId="0B4C230E" w16cid:durableId="5BE599C4"/>
  <w16cid:commentId w16cid:paraId="02E983DE" w16cid:durableId="2E038EE8"/>
  <w16cid:commentId w16cid:paraId="53747C77" w16cid:durableId="41667349"/>
  <w16cid:commentId w16cid:paraId="36D7D081" w16cid:durableId="3256FC6F"/>
  <w16cid:commentId w16cid:paraId="1066A53B" w16cid:durableId="510F1DA5"/>
  <w16cid:commentId w16cid:paraId="4CDD7D08" w16cid:durableId="143F8EE7"/>
  <w16cid:commentId w16cid:paraId="5E795C51" w16cid:durableId="31B6707F"/>
  <w16cid:commentId w16cid:paraId="2B0DD575" w16cid:durableId="32E174B3"/>
  <w16cid:commentId w16cid:paraId="4CC2B34F" w16cid:durableId="5107E056"/>
  <w16cid:commentId w16cid:paraId="6465B450" w16cid:durableId="1ADCCEAC"/>
  <w16cid:commentId w16cid:paraId="2CC3605E" w16cid:durableId="5A51AB7C"/>
  <w16cid:commentId w16cid:paraId="5E54C0ED" w16cid:durableId="0767AF36"/>
  <w16cid:commentId w16cid:paraId="747A2893" w16cid:durableId="5D9F9DEE"/>
  <w16cid:commentId w16cid:paraId="0D737F80" w16cid:durableId="4EED5DC1"/>
  <w16cid:commentId w16cid:paraId="4517CE15" w16cid:durableId="4083EE6A"/>
  <w16cid:commentId w16cid:paraId="523F08E8" w16cid:durableId="2958468E"/>
  <w16cid:commentId w16cid:paraId="57458A9D" w16cid:durableId="4822C2D6"/>
  <w16cid:commentId w16cid:paraId="60CF5807" w16cid:durableId="42474B7C"/>
  <w16cid:commentId w16cid:paraId="0D70FD8E" w16cid:durableId="72CA9BA2"/>
  <w16cid:commentId w16cid:paraId="42BBF179" w16cid:durableId="525E9E44"/>
  <w16cid:commentId w16cid:paraId="3F2B9456" w16cid:durableId="5AF5C931"/>
  <w16cid:commentId w16cid:paraId="05E677DE" w16cid:durableId="14402453"/>
  <w16cid:commentId w16cid:paraId="75914434" w16cid:durableId="3AC0EB96"/>
  <w16cid:commentId w16cid:paraId="25516933" w16cid:durableId="45A85752"/>
  <w16cid:commentId w16cid:paraId="37C000B4" w16cid:durableId="7755A89B"/>
  <w16cid:commentId w16cid:paraId="5BE7D853" w16cid:durableId="19F53F65"/>
  <w16cid:commentId w16cid:paraId="6862C74F" w16cid:durableId="408B15D2"/>
  <w16cid:commentId w16cid:paraId="308515C4" w16cid:durableId="13D30007"/>
  <w16cid:commentId w16cid:paraId="7CA0C18A" w16cid:durableId="00061B76"/>
  <w16cid:commentId w16cid:paraId="3E2DB3F5" w16cid:durableId="6EC7F612"/>
  <w16cid:commentId w16cid:paraId="7A5D9C56" w16cid:durableId="42DF4A38"/>
  <w16cid:commentId w16cid:paraId="74438361" w16cid:durableId="09BC2CDF"/>
  <w16cid:commentId w16cid:paraId="5D140F0E" w16cid:durableId="357851F7"/>
  <w16cid:commentId w16cid:paraId="65927ECD" w16cid:durableId="0AF043DB"/>
  <w16cid:commentId w16cid:paraId="40175BD5" w16cid:durableId="43C8890F"/>
  <w16cid:commentId w16cid:paraId="5B2AE0A8" w16cid:durableId="4EC1DB16"/>
  <w16cid:commentId w16cid:paraId="16F9648D" w16cid:durableId="16A72744"/>
  <w16cid:commentId w16cid:paraId="78932EB1" w16cid:durableId="125CF508"/>
  <w16cid:commentId w16cid:paraId="4173225A" w16cid:durableId="5D50C743"/>
  <w16cid:commentId w16cid:paraId="78F9BFD1" w16cid:durableId="5C2D8FB5"/>
  <w16cid:commentId w16cid:paraId="2040AF10" w16cid:durableId="4EB3C408"/>
  <w16cid:commentId w16cid:paraId="6C88AF48" w16cid:durableId="18A72BD1"/>
  <w16cid:commentId w16cid:paraId="52B95F61" w16cid:durableId="159BCB14"/>
  <w16cid:commentId w16cid:paraId="2C8D00C1" w16cid:durableId="446C19E0"/>
  <w16cid:commentId w16cid:paraId="3862B0E6" w16cid:durableId="1AF32941"/>
  <w16cid:commentId w16cid:paraId="3D2937A7" w16cid:durableId="53FC4D59"/>
  <w16cid:commentId w16cid:paraId="7148E22C" w16cid:durableId="7EFB7E94"/>
  <w16cid:commentId w16cid:paraId="1419B064" w16cid:durableId="7126F67D"/>
  <w16cid:commentId w16cid:paraId="3890B04A" w16cid:durableId="5262C154"/>
  <w16cid:commentId w16cid:paraId="21C7D70F" w16cid:durableId="4FD86D5D"/>
  <w16cid:commentId w16cid:paraId="0A921B91" w16cid:durableId="3A3947C6"/>
  <w16cid:commentId w16cid:paraId="1480AE23" w16cid:durableId="5ACF3E38"/>
  <w16cid:commentId w16cid:paraId="27A52558" w16cid:durableId="17760EB0"/>
  <w16cid:commentId w16cid:paraId="05967664" w16cid:durableId="4CD000DA"/>
  <w16cid:commentId w16cid:paraId="78489080" w16cid:durableId="0E5CEB26"/>
  <w16cid:commentId w16cid:paraId="12DC64DB" w16cid:durableId="13656266"/>
  <w16cid:commentId w16cid:paraId="2C15DDD5" w16cid:durableId="02D648B5"/>
  <w16cid:commentId w16cid:paraId="5DEBF7AA" w16cid:durableId="10E2AADD"/>
  <w16cid:commentId w16cid:paraId="408912F1" w16cid:durableId="63606F82"/>
  <w16cid:commentId w16cid:paraId="65A88DC0" w16cid:durableId="68F170FB"/>
  <w16cid:commentId w16cid:paraId="0E52F5AA" w16cid:durableId="4DF93591"/>
  <w16cid:commentId w16cid:paraId="1FA7385A" w16cid:durableId="47462C3F"/>
  <w16cid:commentId w16cid:paraId="6D299402" w16cid:durableId="26EBF334"/>
  <w16cid:commentId w16cid:paraId="3FBCC492" w16cid:durableId="4CF6C136"/>
  <w16cid:commentId w16cid:paraId="47CDFACB" w16cid:durableId="5ACB8973"/>
  <w16cid:commentId w16cid:paraId="441B0AD9" w16cid:durableId="2CE135B8"/>
  <w16cid:commentId w16cid:paraId="5C7BFD26" w16cid:durableId="7F267B38"/>
  <w16cid:commentId w16cid:paraId="1BAB7E3D" w16cid:durableId="060CB4E8"/>
  <w16cid:commentId w16cid:paraId="1D169F10" w16cid:durableId="27F4C590"/>
  <w16cid:commentId w16cid:paraId="07E0E56F" w16cid:durableId="56299BF4"/>
  <w16cid:commentId w16cid:paraId="59CE84C7" w16cid:durableId="3E70795F"/>
  <w16cid:commentId w16cid:paraId="62C89BA2" w16cid:durableId="417C7B13"/>
  <w16cid:commentId w16cid:paraId="450791C8" w16cid:durableId="74144338"/>
  <w16cid:commentId w16cid:paraId="4E709021" w16cid:durableId="13ACC746"/>
  <w16cid:commentId w16cid:paraId="4F562019" w16cid:durableId="07144CA1"/>
  <w16cid:commentId w16cid:paraId="492346CF" w16cid:durableId="774CD1D2"/>
  <w16cid:commentId w16cid:paraId="69604DEF" w16cid:durableId="7411DC45"/>
  <w16cid:commentId w16cid:paraId="40104F3B" w16cid:durableId="65D24E9B"/>
  <w16cid:commentId w16cid:paraId="4CBC524B" w16cid:durableId="77D2913F"/>
  <w16cid:commentId w16cid:paraId="7B70285F" w16cid:durableId="43939896"/>
  <w16cid:commentId w16cid:paraId="18C9ACBD" w16cid:durableId="4C3E3C08"/>
  <w16cid:commentId w16cid:paraId="0BF49B9D" w16cid:durableId="6F4C041B"/>
  <w16cid:commentId w16cid:paraId="42029E6B" w16cid:durableId="437E750A"/>
  <w16cid:commentId w16cid:paraId="7984342D" w16cid:durableId="6CC099A7"/>
  <w16cid:commentId w16cid:paraId="5FD2A339" w16cid:durableId="0DBE3309"/>
  <w16cid:commentId w16cid:paraId="0D54F1CA" w16cid:durableId="44770012"/>
  <w16cid:commentId w16cid:paraId="0ECC81AA" w16cid:durableId="10F4F374"/>
  <w16cid:commentId w16cid:paraId="569721D6" w16cid:durableId="78815B77"/>
  <w16cid:commentId w16cid:paraId="7EF9E8BA" w16cid:durableId="74AA7A8C"/>
  <w16cid:commentId w16cid:paraId="54622D8B" w16cid:durableId="761C1202"/>
  <w16cid:commentId w16cid:paraId="6C9838C2" w16cid:durableId="10C15248"/>
  <w16cid:commentId w16cid:paraId="26C64F1B" w16cid:durableId="2AE1C851"/>
  <w16cid:commentId w16cid:paraId="20D5968D" w16cid:durableId="52601295"/>
  <w16cid:commentId w16cid:paraId="3CFD6D99" w16cid:durableId="2614DC1D"/>
  <w16cid:commentId w16cid:paraId="61626045" w16cid:durableId="24D7FEB3"/>
  <w16cid:commentId w16cid:paraId="0CAECC23" w16cid:durableId="630E93B1"/>
  <w16cid:commentId w16cid:paraId="28DA032E" w16cid:durableId="3A40A237"/>
  <w16cid:commentId w16cid:paraId="0603E1AB" w16cid:durableId="536262EF"/>
  <w16cid:commentId w16cid:paraId="5DF51923" w16cid:durableId="71098BF8"/>
  <w16cid:commentId w16cid:paraId="1ED24083" w16cid:durableId="4C23A73E"/>
  <w16cid:commentId w16cid:paraId="0301B18B" w16cid:durableId="7751C0F5"/>
  <w16cid:commentId w16cid:paraId="7304CDB3" w16cid:durableId="6BFBEC3C"/>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7992D7C-05C1-4349-8F98-56DE644DD396}"/>
    <w:embedBold r:id="rId2" w:fontKey="{E1BAB66C-75B6-4B50-94ED-52B775871E70}"/>
    <w:embedItalic r:id="rId3" w:fontKey="{5EE300A2-EB28-4181-8631-83EFAA6EE5DB}"/>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Italic r:id="rId4" w:fontKey="{D75F015A-186F-4117-94D1-83ED367A9650}"/>
  </w:font>
  <w:font w:name="Quattrocento Sans">
    <w:charset w:val="00"/>
    <w:family w:val="swiss"/>
    <w:pitch w:val="variable"/>
    <w:sig w:usb0="800000BF" w:usb1="4000005B" w:usb2="00000000" w:usb3="00000000" w:csb0="00000001" w:csb1="00000000"/>
    <w:embedRegular r:id="rId5" w:fontKey="{C16B1FE6-0C8A-4570-8D2B-6B2A868C5084}"/>
  </w:font>
  <w:font w:name="Cambria">
    <w:panose1 w:val="02040503050406030204"/>
    <w:charset w:val="00"/>
    <w:family w:val="roman"/>
    <w:pitch w:val="variable"/>
    <w:sig w:usb0="E00006FF" w:usb1="420024FF" w:usb2="02000000" w:usb3="00000000" w:csb0="0000019F" w:csb1="00000000"/>
    <w:embedRegular r:id="rId6" w:fontKey="{BC895E09-C888-419D-BE54-1FD8AF41207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lf Hauffe">
    <w15:presenceInfo w15:providerId="Windows Live" w15:userId="012217ec9b44270b"/>
  </w15:person>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qgUA6ZegCSwAAAA="/>
  </w:docVars>
  <w:rsids>
    <w:rsidRoot w:val="0022750F"/>
    <w:rsid w:val="001F587D"/>
    <w:rsid w:val="0022750F"/>
    <w:rsid w:val="002D7678"/>
    <w:rsid w:val="003226CC"/>
    <w:rsid w:val="003723B8"/>
    <w:rsid w:val="00460EC2"/>
    <w:rsid w:val="005E1D86"/>
    <w:rsid w:val="00D049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6277</Words>
  <Characters>39546</Characters>
  <Application>Microsoft Office Word</Application>
  <DocSecurity>0</DocSecurity>
  <Lines>329</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3</cp:revision>
  <dcterms:created xsi:type="dcterms:W3CDTF">2025-03-25T20:15:00Z</dcterms:created>
  <dcterms:modified xsi:type="dcterms:W3CDTF">2025-03-30T18:54:00Z</dcterms:modified>
</cp:coreProperties>
</file>